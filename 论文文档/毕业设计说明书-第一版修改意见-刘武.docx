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2"/>
    </v:background>
  </w:background>
  <w:body>
    <w:p w14:paraId="6C8D7D08">
      <w:pPr>
        <w:spacing w:line="240" w:lineRule="auto"/>
        <w:ind w:firstLine="0" w:firstLineChars="0"/>
        <w:jc w:val="both"/>
        <w:rPr>
          <w:rFonts w:hint="eastAsia"/>
          <w:sz w:val="21"/>
        </w:rPr>
      </w:pPr>
    </w:p>
    <w:p w14:paraId="041693CE">
      <w:pPr>
        <w:spacing w:line="240" w:lineRule="auto"/>
        <w:ind w:firstLine="0" w:firstLineChars="0"/>
        <w:jc w:val="both"/>
        <w:rPr>
          <w:rFonts w:hint="eastAsia"/>
          <w:sz w:val="21"/>
        </w:rPr>
      </w:pPr>
    </w:p>
    <w:p w14:paraId="2BBEDD5D">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3"/>
                    <a:srcRect l="20284" b="-197"/>
                    <a:stretch>
                      <a:fillRect/>
                    </a:stretch>
                  </pic:blipFill>
                  <pic:spPr>
                    <a:xfrm>
                      <a:off x="0" y="0"/>
                      <a:ext cx="2682875" cy="648970"/>
                    </a:xfrm>
                    <a:prstGeom prst="rect">
                      <a:avLst/>
                    </a:prstGeom>
                    <a:noFill/>
                    <a:ln>
                      <a:noFill/>
                    </a:ln>
                  </pic:spPr>
                </pic:pic>
              </a:graphicData>
            </a:graphic>
          </wp:inline>
        </w:drawing>
      </w:r>
    </w:p>
    <w:p w14:paraId="11E672F6">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p>
    <w:p w14:paraId="36CC2C36">
      <w:pPr>
        <w:spacing w:line="240" w:lineRule="auto"/>
        <w:ind w:firstLine="0" w:firstLineChars="0"/>
        <w:jc w:val="center"/>
        <w:rPr>
          <w:rFonts w:hint="eastAsia"/>
          <w:sz w:val="32"/>
          <w:szCs w:val="32"/>
        </w:rPr>
      </w:pPr>
      <w:r>
        <w:rPr>
          <w:rFonts w:hint="eastAsia"/>
          <w:sz w:val="32"/>
          <w:szCs w:val="32"/>
        </w:rPr>
        <w:t>（2026届）</w:t>
      </w:r>
    </w:p>
    <w:p w14:paraId="7713535C">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4"/>
                    <a:stretch>
                      <a:fillRect/>
                    </a:stretch>
                  </pic:blipFill>
                  <pic:spPr>
                    <a:xfrm>
                      <a:off x="0" y="0"/>
                      <a:ext cx="1415415" cy="1415415"/>
                    </a:xfrm>
                    <a:prstGeom prst="rect">
                      <a:avLst/>
                    </a:prstGeom>
                    <a:noFill/>
                    <a:ln>
                      <a:noFill/>
                    </a:ln>
                  </pic:spPr>
                </pic:pic>
              </a:graphicData>
            </a:graphic>
          </wp:inline>
        </w:drawing>
      </w:r>
    </w:p>
    <w:p w14:paraId="1873F100">
      <w:pPr>
        <w:spacing w:line="240" w:lineRule="auto"/>
        <w:ind w:firstLine="0" w:firstLineChars="0"/>
        <w:jc w:val="center"/>
        <w:rPr>
          <w:rFonts w:hint="eastAsia"/>
          <w:sz w:val="21"/>
        </w:rPr>
      </w:pPr>
    </w:p>
    <w:p w14:paraId="1CFA4B5A">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      </w:t>
      </w:r>
    </w:p>
    <w:p w14:paraId="67083DC4">
      <w:pPr>
        <w:spacing w:line="360" w:lineRule="auto"/>
        <w:ind w:left="0" w:leftChars="0" w:firstLine="0" w:firstLineChars="0"/>
        <w:jc w:val="both"/>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0E9BB1E4">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2400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14BB7AA8">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16AD185B">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2AF9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394D6D23">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654B5C73">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6391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60B03A83">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4A8A74F7">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3FE5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3EBB58CE">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3364E672">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4F88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6E309823">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7652B308">
            <w:pPr>
              <w:spacing w:line="560" w:lineRule="exact"/>
              <w:ind w:firstLine="0" w:firstLineChars="0"/>
              <w:jc w:val="center"/>
              <w:rPr>
                <w:rFonts w:hint="eastAsia"/>
                <w:b/>
                <w:bCs/>
                <w:sz w:val="32"/>
                <w:szCs w:val="32"/>
              </w:rPr>
            </w:pPr>
            <w:r>
              <w:rPr>
                <w:rFonts w:hint="eastAsia"/>
                <w:b/>
                <w:bCs/>
                <w:sz w:val="32"/>
                <w:szCs w:val="32"/>
              </w:rPr>
              <w:t>刘武</w:t>
            </w:r>
          </w:p>
        </w:tc>
      </w:tr>
      <w:tr w14:paraId="56E9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7744A514">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20BE4360">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085CDC91">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5BCCCD4B">
            <w:pPr>
              <w:spacing w:line="560" w:lineRule="exact"/>
              <w:ind w:firstLine="0" w:firstLineChars="0"/>
              <w:jc w:val="center"/>
              <w:rPr>
                <w:rFonts w:hint="default" w:eastAsia="宋体"/>
                <w:b/>
                <w:bCs/>
                <w:sz w:val="32"/>
                <w:szCs w:val="32"/>
                <w:lang w:val="en-US" w:eastAsia="zh-CN"/>
              </w:rPr>
            </w:pPr>
            <w:ins w:id="2" w:author="许欢" w:date="2026-05-11T21:38:40Z">
              <w:r>
                <w:rPr>
                  <w:rFonts w:hint="eastAsia"/>
                  <w:b/>
                  <w:bCs/>
                  <w:sz w:val="32"/>
                  <w:szCs w:val="32"/>
                  <w:lang w:val="en-US" w:eastAsia="zh-CN"/>
                </w:rPr>
                <w:t>中级</w:t>
              </w:r>
            </w:ins>
          </w:p>
        </w:tc>
      </w:tr>
      <w:tr w14:paraId="5749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2BB58373">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59F13DF6">
            <w:pPr>
              <w:spacing w:line="560" w:lineRule="exact"/>
              <w:ind w:firstLine="0" w:firstLineChars="0"/>
              <w:jc w:val="center"/>
              <w:rPr>
                <w:rFonts w:hint="eastAsia"/>
                <w:b/>
                <w:bCs/>
                <w:sz w:val="32"/>
                <w:szCs w:val="32"/>
              </w:rPr>
            </w:pPr>
            <w:commentRangeStart w:id="0"/>
            <w:r>
              <w:rPr>
                <w:rFonts w:hint="eastAsia"/>
                <w:b/>
                <w:bCs/>
                <w:sz w:val="32"/>
                <w:szCs w:val="32"/>
              </w:rPr>
              <w:t>马维士</w:t>
            </w:r>
            <w:commentRangeEnd w:id="0"/>
            <w:r>
              <w:commentReference w:id="0"/>
            </w:r>
          </w:p>
        </w:tc>
        <w:tc>
          <w:tcPr>
            <w:tcW w:w="869" w:type="dxa"/>
            <w:tcBorders>
              <w:top w:val="nil"/>
              <w:left w:val="nil"/>
              <w:bottom w:val="nil"/>
              <w:right w:val="nil"/>
            </w:tcBorders>
          </w:tcPr>
          <w:p w14:paraId="2FD7B536">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3F552BFD">
            <w:pPr>
              <w:spacing w:line="560" w:lineRule="exact"/>
              <w:ind w:firstLine="0" w:firstLineChars="0"/>
              <w:jc w:val="center"/>
              <w:rPr>
                <w:rFonts w:hint="eastAsia"/>
                <w:b/>
                <w:bCs/>
                <w:sz w:val="32"/>
                <w:szCs w:val="32"/>
              </w:rPr>
            </w:pPr>
          </w:p>
        </w:tc>
      </w:tr>
    </w:tbl>
    <w:p w14:paraId="7F3F48DD">
      <w:pPr>
        <w:ind w:right="-125" w:rightChars="-52" w:firstLine="0" w:firstLineChars="0"/>
        <w:rPr>
          <w:rFonts w:hint="eastAsia" w:eastAsia="黑体"/>
          <w:sz w:val="32"/>
          <w:szCs w:val="32"/>
        </w:rPr>
      </w:pPr>
    </w:p>
    <w:p w14:paraId="3284A972">
      <w:pPr>
        <w:ind w:right="-125" w:rightChars="-52" w:firstLine="0" w:firstLineChars="0"/>
        <w:rPr>
          <w:rStyle w:val="29"/>
          <w:rFonts w:hint="eastAsia"/>
          <w:vanish/>
        </w:rPr>
      </w:pPr>
    </w:p>
    <w:p w14:paraId="1CEA32BD">
      <w:pPr>
        <w:ind w:right="-125" w:rightChars="-52" w:firstLine="0" w:firstLineChars="0"/>
        <w:rPr>
          <w:rStyle w:val="29"/>
          <w:rFonts w:hint="eastAsia"/>
          <w:vanish/>
        </w:rPr>
      </w:pPr>
    </w:p>
    <w:p w14:paraId="44EF9028">
      <w:pPr>
        <w:spacing w:line="400" w:lineRule="exact"/>
        <w:ind w:right="-125" w:rightChars="-52"/>
        <w:jc w:val="center"/>
        <w:rPr>
          <w:ins w:id="3" w:author="许欢" w:date="2026-05-11T21:40:40Z"/>
          <w:rFonts w:hint="default" w:hAnsi="华文楷体" w:eastAsia="华文楷体"/>
          <w:sz w:val="32"/>
          <w:szCs w:val="32"/>
          <w:lang w:val="en-US" w:eastAsia="zh-CN"/>
        </w:rPr>
        <w:sectPr>
          <w:footerReference r:id="rId7" w:type="default"/>
          <w:type w:val="continuous"/>
          <w:pgSz w:w="11906" w:h="16838"/>
          <w:pgMar w:top="1588" w:right="1418" w:bottom="1418" w:left="1418" w:header="851" w:footer="992" w:gutter="0"/>
          <w:pgNumType w:start="1"/>
          <w:cols w:space="720" w:num="1"/>
          <w:docGrid w:type="lines" w:linePitch="312" w:charSpace="0"/>
        </w:sectPr>
      </w:pPr>
      <w:ins w:id="4" w:author="许欢" w:date="2026-05-11T21:40:40Z">
        <w:r>
          <w:rPr>
            <w:rFonts w:hint="eastAsia" w:hAnsi="华文楷体" w:eastAsia="华文楷体"/>
            <w:sz w:val="32"/>
            <w:szCs w:val="32"/>
          </w:rPr>
          <w:t>2025</w:t>
        </w:r>
      </w:ins>
      <w:ins w:id="5" w:author="许欢" w:date="2026-05-11T21:40:40Z">
        <w:r>
          <w:rPr>
            <w:rFonts w:hAnsi="华文楷体" w:eastAsia="华文楷体"/>
            <w:sz w:val="32"/>
            <w:szCs w:val="32"/>
          </w:rPr>
          <w:t>年</w:t>
        </w:r>
      </w:ins>
      <w:ins w:id="6" w:author="许欢" w:date="2026-05-11T21:40:40Z">
        <w:r>
          <w:rPr>
            <w:rFonts w:hint="eastAsia" w:eastAsia="华文楷体"/>
            <w:sz w:val="32"/>
            <w:szCs w:val="32"/>
          </w:rPr>
          <w:t>5</w:t>
        </w:r>
      </w:ins>
      <w:ins w:id="7" w:author="许欢" w:date="2026-05-11T21:40:40Z">
        <w:r>
          <w:rPr>
            <w:rFonts w:hAnsi="华文楷体" w:eastAsia="华文楷体"/>
            <w:sz w:val="32"/>
            <w:szCs w:val="32"/>
          </w:rPr>
          <w:t>月</w:t>
        </w:r>
      </w:ins>
      <w:ins w:id="8" w:author="许欢" w:date="2026-05-11T21:40:40Z">
        <w:r>
          <w:rPr>
            <w:rFonts w:hint="eastAsia" w:hAnsi="华文楷体" w:eastAsia="华文楷体"/>
            <w:sz w:val="32"/>
            <w:szCs w:val="32"/>
            <w:lang w:val="en-US" w:eastAsia="zh-CN"/>
          </w:rPr>
          <w:t>7日</w:t>
        </w:r>
      </w:ins>
    </w:p>
    <w:p w14:paraId="5CDC5577">
      <w:pPr>
        <w:pStyle w:val="34"/>
      </w:pPr>
      <w:bookmarkStart w:id="0" w:name="_Toc7755"/>
      <w:r>
        <w:rPr>
          <w:rFonts w:hint="eastAsia"/>
        </w:rPr>
        <w:t>摘要</w:t>
      </w:r>
      <w:bookmarkEnd w:id="0"/>
    </w:p>
    <w:p w14:paraId="0288695B">
      <w:pPr>
        <w:ind w:firstLine="0" w:firstLineChars="0"/>
        <w:jc w:val="center"/>
        <w:rPr>
          <w:rFonts w:hint="eastAsia"/>
        </w:rPr>
      </w:pPr>
    </w:p>
    <w:p w14:paraId="19935DFC">
      <w:pPr>
        <w:ind w:firstLine="480"/>
        <w:rPr>
          <w:rFonts w:hint="default"/>
        </w:rPr>
      </w:pPr>
      <w:r>
        <w:rPr>
          <w:rFonts w:hint="default"/>
        </w:rPr>
        <w:t>随着智能交通系统与自动驾驶技术的快速发展，车辆感知技术已成为该领域研究的核心课题之一。然而，在雾天、雨天、低光照等恶劣天气条件下，传统车辆检测算法的性能显著下降，主要原因在于图像质量退化导致的特征提取困难</w:t>
      </w:r>
      <w:r>
        <w:commentReference w:id="1"/>
      </w:r>
      <w:r>
        <w:rPr>
          <w:rFonts w:hint="default"/>
        </w:rPr>
        <w:t>。针对这一问题，本文设计并实现了一套基于图像增强的恶劣天气车辆感知系统。</w:t>
      </w:r>
    </w:p>
    <w:p w14:paraId="76770C45">
      <w:pPr>
        <w:ind w:firstLine="480"/>
        <w:rPr>
          <w:rFonts w:hint="default"/>
        </w:rPr>
      </w:pPr>
      <w:r>
        <w:rPr>
          <w:rFonts w:hint="default"/>
        </w:rPr>
        <w:t>系统以YOLOv8深度学习模型为检测核心，结合多种图像增强技术，实现了雾天、雨天、低光照三类恶劣天气条件下的车辆精准检测。在图像增强层面，系统构建了多策略融合的增强方案：基于NAFNet的网络实现去雾与去雨增强，通过非线性的元素级门控机制恢复图像细节；基于MBLLEN的多分支特征提取网络实现低光照增强，有效提升暗部区域亮度和细节可见性；基于CLAHE和形态学操作的增强方法作为可靠的降级保障。在智能决策层面，系统实现了自动场景识别机制，通过分析图像的亮度、对比度、饱和度和清晰度四维质量指标，采用级联决策规则自动判断天气类型并选择最优增强策略，无需额外训练分类模型，计算开销极低。在工程实现层面，系统采用Flask后端与原生HTML/CSS/JavaScript前端分离架构，以ONNX Runtime为统一推理引擎管理所有深度学习模型的CPU推理，通过会话缓存、图优化和多线程并行等手段优化推理性能，支持图片识别、视频识别和摄像头实时识别三种输入方式，能够检测轿车、卡车、公交车、摩托车和自行车五种常见车型。后端以Blueprint机制模块化组织路由，通过单例模式和惰性加载管理多模型生命周期，MySQL数据库实现检测记录的持久化存储。</w:t>
      </w:r>
    </w:p>
    <w:p w14:paraId="12B358FB">
      <w:pPr>
        <w:ind w:firstLine="480"/>
        <w:rPr>
          <w:rFonts w:hint="default"/>
        </w:rPr>
      </w:pPr>
      <w:r>
        <w:rPr>
          <w:rFonts w:hint="default"/>
        </w:rPr>
        <w:t>在Cityscapes雾天子集、R-TOOLS雨天子集、ExDark低光照数据集以及正常天气数据集上进行了大规模基准测试。实验结果表明，YOLOv8x在正常天气条件下mAP50达到0.9851；雾天条件下mAP50为0.8592，经NAFNet去雾增强后提升至0.9125，提升约6.2%；雨天条件下mAP50-95为0.7102，自动场景识别增强模式将其提升至0.7999，提升约12.6%；低光照条件下mAP50为0.8241，经MBLLEN增强后提升至0.8586，提升约4.2%。自动场景识别机制在多种场景下均能正确识别天气类型并选择适配的增强策略，展现出良好的自适应能力。系统单张图像的完整处理流程耗时约800毫秒，视频模式有效帧处理速率可达3-5帧/秒，全部在CPU环境下运行，无需GPU硬件支持。</w:t>
      </w:r>
    </w:p>
    <w:p w14:paraId="518A2960">
      <w:pPr>
        <w:ind w:firstLine="480"/>
        <w:rPr>
          <w:rFonts w:hint="default"/>
        </w:rPr>
      </w:pPr>
      <w:commentRangeStart w:id="2"/>
      <w:r>
        <w:rPr>
          <w:rFonts w:hint="default"/>
        </w:rPr>
        <w:t>本文</w:t>
      </w:r>
      <w:commentRangeEnd w:id="2"/>
      <w:r>
        <w:commentReference w:id="2"/>
      </w:r>
      <w:r>
        <w:rPr>
          <w:rFonts w:hint="default"/>
        </w:rPr>
        <w:t>的贡献在于：（1）提出了一套多策略图像增强与深度学习检测相结合的恶劣天气车辆感知方案，覆盖雾、雨、低光照三类典型恶劣天气；（2）实现了自动场景识别机制，能根据图像质量指标自动选择适配的增强算法；（3）构建完整的端到端Web系统，支持多种输入模式和历史记录管理，具备良好的实用价值；（4）在多种公开数据集上进行了系统性的基准测试，验证了图像增强预处理对恶劣天气下检测性能的显著提升作用。</w:t>
      </w:r>
    </w:p>
    <w:p w14:paraId="698F2A7F">
      <w:pPr>
        <w:ind w:firstLine="480"/>
        <w:rPr>
          <w:rFonts w:hint="eastAsia" w:cs="宋体"/>
          <w:szCs w:val="24"/>
        </w:rPr>
      </w:pPr>
      <w:r>
        <w:rPr>
          <w:rFonts w:hint="eastAsia" w:cs="宋体"/>
          <w:b/>
          <w:bCs/>
          <w:szCs w:val="24"/>
        </w:rPr>
        <w:t>关键词：</w:t>
      </w:r>
      <w:r>
        <w:rPr>
          <w:rFonts w:hint="eastAsia" w:cs="宋体"/>
          <w:szCs w:val="24"/>
        </w:rPr>
        <w:t>恶劣天气；车辆检测；图像增强；YOLOv8；深度学习</w:t>
      </w:r>
      <w:r>
        <w:commentReference w:id="3"/>
      </w:r>
    </w:p>
    <w:p w14:paraId="3E6FF150">
      <w:pPr>
        <w:pStyle w:val="34"/>
        <w:rPr>
          <w:rStyle w:val="38"/>
        </w:rPr>
      </w:pPr>
      <w:r>
        <w:rPr>
          <w:rFonts w:hint="eastAsia" w:asciiTheme="minorEastAsia" w:hAnsiTheme="minorEastAsia" w:eastAsiaTheme="minorEastAsia" w:cstheme="minorEastAsia"/>
          <w:sz w:val="24"/>
        </w:rPr>
        <w:br w:type="page"/>
      </w:r>
      <w:bookmarkStart w:id="1" w:name="_Toc1922"/>
      <w:r>
        <w:rPr>
          <w:rStyle w:val="38"/>
          <w:rFonts w:hint="eastAsia"/>
        </w:rPr>
        <w:t>ABSTRACT</w:t>
      </w:r>
      <w:bookmarkEnd w:id="1"/>
    </w:p>
    <w:p w14:paraId="4C4FA315">
      <w:pPr>
        <w:ind w:firstLine="0" w:firstLineChars="0"/>
        <w:jc w:val="center"/>
        <w:rPr>
          <w:rFonts w:hint="eastAsia"/>
        </w:rPr>
      </w:pPr>
    </w:p>
    <w:p w14:paraId="444ED6B6">
      <w:pPr>
        <w:ind w:firstLine="480"/>
        <w:rPr>
          <w:rFonts w:hint="default" w:ascii="Times New Roman" w:hAnsi="Times New Roman" w:eastAsia="Times New Roman"/>
          <w:szCs w:val="24"/>
        </w:rPr>
      </w:pPr>
      <w:r>
        <w:rPr>
          <w:rFonts w:hint="default" w:ascii="Times New Roman" w:hAnsi="Times New Roman" w:eastAsia="Times New Roman"/>
          <w:szCs w:val="24"/>
        </w:rPr>
        <w:t>With the rapid development of intelligent transportation systems and autonomous driving technology, vehicle perception has become one of the core research topics in this field. However, under adverse weather conditions such as fog, rain, and low-light, the performance of traditional vehicle detection algorithms degrades significantly, primarily due to the difficulty of feature extraction caused by image quality degradation. To address this issue, this paper designs and implements an adverse weather vehicle perception system based on image enhancement.</w:t>
      </w:r>
    </w:p>
    <w:p w14:paraId="469E6F38">
      <w:pPr>
        <w:ind w:firstLine="480"/>
        <w:rPr>
          <w:rFonts w:hint="default" w:ascii="Times New Roman" w:hAnsi="Times New Roman" w:eastAsia="Times New Roman"/>
          <w:szCs w:val="24"/>
        </w:rPr>
      </w:pPr>
      <w:r>
        <w:rPr>
          <w:rFonts w:hint="default" w:ascii="Times New Roman" w:hAnsi="Times New Roman" w:eastAsia="Times New Roman"/>
          <w:szCs w:val="24"/>
        </w:rPr>
        <w:t>The system adopts the YOLOv8 deep learning model as the detection core, combined with multiple image enhancement technologies to achieve accurate vehicle detection under three typical adverse weather conditions: foggy, rainy, and low-light. At the image enhancement level, the system constructs a multi-strategy fusion enhancement scheme: NAFNet-based networks for dehazing and deraining, restoring image details through a simple yet effective element-wise gating mechanism; MBLLEN-based multi-branch feature extraction networks for low-light enhancement, effectively improving brightness and detail visibility in dark regions; CLAHE and morphological operation-based methods serve as reliable fallback guarantees. At the intelligent decision-making level, the system implements an automatic scene recognition mechanism that analyzes four-dimensional image quality metrics—brightness, contrast, saturation, and sharpness—using cascaded decision rules to automatically determine the weather type and select the optimal enhancement strategy without requiring additional trained classification models, resulting in minimal computational overhead. At the engineering implementation level, the system adopts a Flask backend with native HTML/CSS/JavaScript frontend architecture, uses ONNX Runtime as a unified inference engine for all deep learning model CPU inference, and optimizes inference performance through session caching, graph optimization, and multi-threaded parallelism. The system supports three input modes: image recognition, video recognition, and real-time camera recognition, and can detect five common vehicle types: cars, trucks, buses, motorcycles, and bicycles. The backend organizes routes modularly through the Blueprint mechanism, manages multi-model lifecycles through singleton pattern and lazy loading, and uses MySQL database for persistent storage of detection records.</w:t>
      </w:r>
    </w:p>
    <w:p w14:paraId="267F1DF8">
      <w:pPr>
        <w:ind w:firstLine="480"/>
        <w:rPr>
          <w:rFonts w:hint="default" w:ascii="Times New Roman" w:hAnsi="Times New Roman" w:eastAsia="Times New Roman"/>
          <w:szCs w:val="24"/>
        </w:rPr>
      </w:pPr>
      <w:r>
        <w:rPr>
          <w:rFonts w:hint="default" w:ascii="Times New Roman" w:hAnsi="Times New Roman" w:eastAsia="Times New Roman"/>
          <w:szCs w:val="24"/>
        </w:rPr>
        <w:t>Large-scale benchmark tests were conducted on multiple public datasets including Cityscapes foggy subset, R-TOOLS rainy subset, ExDark low-light dataset, and normal weather datasets. Experimental results show that YOLOv8x achieves an mAP50 of 0.9851 under normal weather conditions, 0.8592 under foggy conditions (improved to 0.9125 after NAFNet dehazing, an increase of approximately 6.2%), 0.7102 mAP50-95 under rainy conditions (improved to 0.7999 through automatic scene recognition enhancement, an increase of approximately 12.6%), and 0.8241 mAP50 under low-light conditions (improved to 0.8586 after MBLLEN enhancement, an increase of approximately 4.2%). The automatic scene recognition mechanism correctly identifies weather types and selects appropriate enhancement strategies across multiple scenarios, demonstrating good adaptive capability. The total processing time for a single image is approximately 800 milliseconds, and the video mode achieves an effective frame processing rate of 3-5 FPS, all running on CPU without requiring GPU hardware support.</w:t>
      </w:r>
    </w:p>
    <w:p w14:paraId="1C584686">
      <w:pPr>
        <w:ind w:firstLine="480"/>
        <w:rPr>
          <w:rFonts w:hint="eastAsia"/>
        </w:rPr>
      </w:pPr>
      <w:r>
        <w:rPr>
          <w:rFonts w:hint="default" w:ascii="Times New Roman" w:hAnsi="Times New Roman" w:eastAsia="Times New Roman"/>
          <w:szCs w:val="24"/>
        </w:rPr>
        <w:t>The main contributions of this paper are: (1) proposing a multi-strategy image enhancement and deep learning detection combined solution for adverse weather vehicle perception, covering three typical adverse weather conditions; (2) implementing an automatic scene recognition mechanism that can automatically select appropriate enhancement algorithms based on image quality metrics; (3) building a complete end-to-end Web system supporting multiple input modes and history record management with good practical value; (4) conducting systematic benchmark tests on multiple public datasets, verifying the significant improvement effect of image enhancement preprocessing on detection performance under adverse weather conditions.</w:t>
      </w:r>
    </w:p>
    <w:p w14:paraId="26407ADA">
      <w:pPr>
        <w:spacing w:line="360" w:lineRule="auto"/>
        <w:ind w:firstLine="480"/>
        <w:rPr>
          <w:rFonts w:hint="eastAsia"/>
        </w:rPr>
      </w:pPr>
    </w:p>
    <w:p w14:paraId="3E36BC26">
      <w:pPr>
        <w:ind w:firstLine="0" w:firstLineChars="0"/>
        <w:rPr>
          <w:rFonts w:ascii="Times New Roman" w:hAnsi="Times New Roman"/>
          <w:szCs w:val="24"/>
        </w:rPr>
      </w:pPr>
      <w:r>
        <w:rPr>
          <w:rFonts w:ascii="Times New Roman" w:hAnsi="Times New Roman" w:eastAsia="Times New Roman"/>
          <w:b/>
          <w:bCs/>
          <w:szCs w:val="24"/>
        </w:rPr>
        <w:t xml:space="preserve">Keywords: </w:t>
      </w:r>
      <w:r>
        <w:rPr>
          <w:rFonts w:hint="eastAsia" w:ascii="Times New Roman" w:hAnsi="Times New Roman"/>
          <w:szCs w:val="24"/>
        </w:rPr>
        <w:t>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r>
        <w:rPr>
          <w:rFonts w:hint="eastAsia" w:ascii="Times New Roman" w:hAnsi="Times New Roman"/>
          <w:szCs w:val="24"/>
        </w:rPr>
        <w:t>,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rPr>
        <w:t>, 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p>
    <w:p w14:paraId="2CD13FD5">
      <w:pPr>
        <w:ind w:left="1680" w:hanging="1680" w:hangingChars="700"/>
        <w:rPr>
          <w:rFonts w:ascii="Times New Roman" w:hAnsi="Times New Roman"/>
          <w:szCs w:val="24"/>
        </w:rPr>
      </w:pPr>
    </w:p>
    <w:p w14:paraId="06D80F70">
      <w:pPr>
        <w:pStyle w:val="16"/>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087AB64C">
      <w:pPr>
        <w:ind w:firstLine="0" w:firstLineChars="0"/>
        <w:rPr>
          <w:rFonts w:ascii="Times New Roman" w:hAnsi="Times New Roman" w:eastAsia="黑体"/>
          <w:bCs/>
          <w:sz w:val="32"/>
          <w:szCs w:val="32"/>
        </w:rPr>
      </w:pPr>
    </w:p>
    <w:p w14:paraId="2E306D7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ascii="宋体" w:hAnsi="宋体" w:eastAsia="宋体"/>
          <w:kern w:val="2"/>
          <w:sz w:val="24"/>
        </w:rPr>
        <w:fldChar w:fldCharType="begin"/>
      </w:r>
      <w:r>
        <w:rPr>
          <w:rFonts w:ascii="宋体" w:hAnsi="宋体" w:eastAsia="宋体"/>
          <w:kern w:val="2"/>
          <w:sz w:val="24"/>
        </w:rPr>
        <w:instrText xml:space="preserve"> HYPERLINK \l _Toc7755 </w:instrText>
      </w:r>
      <w:r>
        <w:rPr>
          <w:rFonts w:ascii="宋体" w:hAnsi="宋体" w:eastAsia="宋体"/>
          <w:kern w:val="2"/>
          <w:sz w:val="24"/>
        </w:rPr>
        <w:fldChar w:fldCharType="separate"/>
      </w:r>
      <w:r>
        <w:rPr>
          <w:rFonts w:hint="eastAsia" w:ascii="宋体" w:hAnsi="宋体" w:eastAsia="宋体"/>
          <w:sz w:val="24"/>
        </w:rPr>
        <w:t>摘要</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_Toc7755 \h </w:instrText>
      </w:r>
      <w:r>
        <w:rPr>
          <w:rFonts w:ascii="宋体" w:hAnsi="宋体" w:eastAsia="宋体"/>
          <w:sz w:val="24"/>
        </w:rPr>
        <w:fldChar w:fldCharType="separate"/>
      </w:r>
      <w:r>
        <w:rPr>
          <w:rFonts w:ascii="宋体" w:hAnsi="宋体" w:eastAsia="宋体"/>
          <w:sz w:val="24"/>
        </w:rPr>
        <w:t>I</w:t>
      </w:r>
      <w:r>
        <w:rPr>
          <w:rFonts w:ascii="宋体" w:hAnsi="宋体" w:eastAsia="宋体"/>
          <w:sz w:val="24"/>
        </w:rPr>
        <w:fldChar w:fldCharType="end"/>
      </w:r>
      <w:r>
        <w:rPr>
          <w:rFonts w:ascii="宋体" w:hAnsi="宋体" w:eastAsia="宋体"/>
          <w:kern w:val="2"/>
          <w:sz w:val="24"/>
        </w:rPr>
        <w:fldChar w:fldCharType="end"/>
      </w:r>
    </w:p>
    <w:p w14:paraId="071715A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_Toc1922 </w:instrText>
      </w:r>
      <w:r>
        <w:rPr>
          <w:rFonts w:ascii="宋体" w:hAnsi="宋体" w:eastAsia="宋体"/>
          <w:sz w:val="24"/>
          <w:szCs w:val="24"/>
        </w:rPr>
        <w:fldChar w:fldCharType="separate"/>
      </w:r>
      <w:r>
        <w:rPr>
          <w:rFonts w:hint="eastAsia" w:ascii="宋体" w:hAnsi="宋体" w:eastAsia="宋体"/>
          <w:sz w:val="24"/>
        </w:rPr>
        <w:t>ABSTRACT</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_Toc1922 \h </w:instrText>
      </w:r>
      <w:r>
        <w:rPr>
          <w:rFonts w:ascii="宋体" w:hAnsi="宋体" w:eastAsia="宋体"/>
          <w:sz w:val="24"/>
        </w:rPr>
        <w:fldChar w:fldCharType="separate"/>
      </w:r>
      <w:r>
        <w:rPr>
          <w:rFonts w:ascii="宋体" w:hAnsi="宋体" w:eastAsia="宋体"/>
          <w:sz w:val="24"/>
        </w:rPr>
        <w:t>II</w:t>
      </w:r>
      <w:r>
        <w:rPr>
          <w:rFonts w:ascii="宋体" w:hAnsi="宋体" w:eastAsia="宋体"/>
          <w:sz w:val="24"/>
        </w:rPr>
        <w:fldChar w:fldCharType="end"/>
      </w:r>
      <w:r>
        <w:rPr>
          <w:rFonts w:ascii="宋体" w:hAnsi="宋体" w:eastAsia="宋体"/>
          <w:sz w:val="24"/>
          <w:szCs w:val="24"/>
        </w:rPr>
        <w:fldChar w:fldCharType="end"/>
      </w:r>
    </w:p>
    <w:p w14:paraId="7878A199">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_Toc30234 </w:instrText>
      </w:r>
      <w:r>
        <w:rPr>
          <w:rFonts w:ascii="宋体" w:hAnsi="宋体" w:eastAsia="宋体"/>
          <w:sz w:val="24"/>
          <w:szCs w:val="24"/>
        </w:rPr>
        <w:fldChar w:fldCharType="separate"/>
      </w:r>
      <w:r>
        <w:rPr>
          <w:rFonts w:ascii="宋体" w:hAnsi="宋体" w:eastAsia="宋体"/>
          <w:sz w:val="24"/>
        </w:rPr>
        <w:t>1</w:t>
      </w:r>
      <w:r>
        <w:rPr>
          <w:rFonts w:hint="eastAsia" w:ascii="宋体" w:hAnsi="宋体" w:eastAsia="宋体"/>
          <w:sz w:val="24"/>
        </w:rPr>
        <w:t xml:space="preserve"> </w:t>
      </w:r>
      <w:r>
        <w:rPr>
          <w:rFonts w:ascii="宋体" w:hAnsi="宋体" w:eastAsia="宋体"/>
          <w:sz w:val="24"/>
        </w:rPr>
        <w:t>绪论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_Toc30234 \h </w:instrText>
      </w:r>
      <w:r>
        <w:rPr>
          <w:rFonts w:ascii="宋体" w:hAnsi="宋体" w:eastAsia="宋体"/>
          <w:sz w:val="24"/>
        </w:rPr>
        <w:fldChar w:fldCharType="separate"/>
      </w:r>
      <w:r>
        <w:rPr>
          <w:rFonts w:ascii="宋体" w:hAnsi="宋体" w:eastAsia="宋体"/>
          <w:sz w:val="24"/>
        </w:rPr>
        <w:t>1</w:t>
      </w:r>
      <w:r>
        <w:rPr>
          <w:rFonts w:ascii="宋体" w:hAnsi="宋体" w:eastAsia="宋体"/>
          <w:sz w:val="24"/>
        </w:rPr>
        <w:fldChar w:fldCharType="end"/>
      </w:r>
      <w:r>
        <w:rPr>
          <w:rFonts w:ascii="宋体" w:hAnsi="宋体" w:eastAsia="宋体"/>
          <w:sz w:val="24"/>
          <w:szCs w:val="24"/>
        </w:rPr>
        <w:fldChar w:fldCharType="end"/>
      </w:r>
    </w:p>
    <w:p w14:paraId="0A375EE8">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_Toc17100 </w:instrText>
      </w:r>
      <w:r>
        <w:rPr>
          <w:rFonts w:ascii="宋体" w:hAnsi="宋体" w:eastAsia="宋体"/>
          <w:sz w:val="24"/>
          <w:szCs w:val="24"/>
        </w:rPr>
        <w:fldChar w:fldCharType="separate"/>
      </w:r>
      <w:r>
        <w:rPr>
          <w:rFonts w:ascii="宋体" w:hAnsi="宋体" w:eastAsia="宋体"/>
          <w:sz w:val="24"/>
          <w:szCs w:val="24"/>
        </w:rPr>
        <w:t>1.1</w:t>
      </w:r>
      <w:r>
        <w:rPr>
          <w:rFonts w:hint="eastAsia" w:ascii="宋体" w:hAnsi="宋体" w:eastAsia="宋体"/>
          <w:sz w:val="24"/>
          <w:szCs w:val="24"/>
        </w:rPr>
        <w:t xml:space="preserve"> 研究背景与意义</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_Toc17100 \h </w:instrText>
      </w:r>
      <w:r>
        <w:rPr>
          <w:rFonts w:ascii="宋体" w:hAnsi="宋体" w:eastAsia="宋体"/>
          <w:sz w:val="24"/>
        </w:rPr>
        <w:fldChar w:fldCharType="separate"/>
      </w:r>
      <w:r>
        <w:rPr>
          <w:rFonts w:ascii="宋体" w:hAnsi="宋体" w:eastAsia="宋体"/>
          <w:sz w:val="24"/>
        </w:rPr>
        <w:t>1</w:t>
      </w:r>
      <w:r>
        <w:rPr>
          <w:rFonts w:ascii="宋体" w:hAnsi="宋体" w:eastAsia="宋体"/>
          <w:sz w:val="24"/>
        </w:rPr>
        <w:fldChar w:fldCharType="end"/>
      </w:r>
      <w:r>
        <w:rPr>
          <w:rFonts w:ascii="宋体" w:hAnsi="宋体" w:eastAsia="宋体"/>
          <w:sz w:val="24"/>
          <w:szCs w:val="24"/>
        </w:rPr>
        <w:fldChar w:fldCharType="end"/>
      </w:r>
    </w:p>
    <w:p w14:paraId="297CA88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_Toc3508 </w:instrText>
      </w:r>
      <w:r>
        <w:rPr>
          <w:rFonts w:ascii="宋体" w:hAnsi="宋体" w:eastAsia="宋体"/>
          <w:sz w:val="24"/>
          <w:szCs w:val="24"/>
        </w:rPr>
        <w:fldChar w:fldCharType="separate"/>
      </w:r>
      <w:r>
        <w:rPr>
          <w:rFonts w:ascii="宋体" w:hAnsi="宋体" w:eastAsia="宋体"/>
          <w:sz w:val="24"/>
        </w:rPr>
        <w:t>1.2</w:t>
      </w:r>
      <w:r>
        <w:rPr>
          <w:rFonts w:hint="eastAsia" w:ascii="宋体" w:hAnsi="宋体" w:eastAsia="宋体"/>
          <w:sz w:val="24"/>
        </w:rPr>
        <w:t xml:space="preserve"> 国内外研究现状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_Toc3508 \h </w:instrText>
      </w:r>
      <w:r>
        <w:rPr>
          <w:rFonts w:ascii="宋体" w:hAnsi="宋体" w:eastAsia="宋体"/>
          <w:sz w:val="24"/>
        </w:rPr>
        <w:fldChar w:fldCharType="separate"/>
      </w:r>
      <w:r>
        <w:rPr>
          <w:rFonts w:ascii="宋体" w:hAnsi="宋体" w:eastAsia="宋体"/>
          <w:sz w:val="24"/>
        </w:rPr>
        <w:t>2</w:t>
      </w:r>
      <w:r>
        <w:rPr>
          <w:rFonts w:ascii="宋体" w:hAnsi="宋体" w:eastAsia="宋体"/>
          <w:sz w:val="24"/>
        </w:rPr>
        <w:fldChar w:fldCharType="end"/>
      </w:r>
      <w:r>
        <w:rPr>
          <w:rFonts w:ascii="宋体" w:hAnsi="宋体" w:eastAsia="宋体"/>
          <w:sz w:val="24"/>
          <w:szCs w:val="24"/>
        </w:rPr>
        <w:fldChar w:fldCharType="end"/>
      </w:r>
    </w:p>
    <w:p w14:paraId="4F54B4A2">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_Toc27318 </w:instrText>
      </w:r>
      <w:r>
        <w:rPr>
          <w:rFonts w:ascii="宋体" w:hAnsi="宋体" w:eastAsia="宋体"/>
          <w:sz w:val="24"/>
          <w:szCs w:val="24"/>
        </w:rPr>
        <w:fldChar w:fldCharType="separate"/>
      </w:r>
      <w:r>
        <w:rPr>
          <w:rFonts w:ascii="宋体" w:hAnsi="宋体" w:eastAsia="宋体"/>
          <w:sz w:val="24"/>
        </w:rPr>
        <w:t>1.2.1 车辆检测技术研究现状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_Toc27318 \h </w:instrText>
      </w:r>
      <w:r>
        <w:rPr>
          <w:rFonts w:ascii="宋体" w:hAnsi="宋体" w:eastAsia="宋体"/>
          <w:sz w:val="24"/>
        </w:rPr>
        <w:fldChar w:fldCharType="separate"/>
      </w:r>
      <w:r>
        <w:rPr>
          <w:rFonts w:ascii="宋体" w:hAnsi="宋体" w:eastAsia="宋体"/>
          <w:sz w:val="24"/>
        </w:rPr>
        <w:t>2</w:t>
      </w:r>
      <w:r>
        <w:rPr>
          <w:rFonts w:ascii="宋体" w:hAnsi="宋体" w:eastAsia="宋体"/>
          <w:sz w:val="24"/>
        </w:rPr>
        <w:fldChar w:fldCharType="end"/>
      </w:r>
      <w:r>
        <w:rPr>
          <w:rFonts w:ascii="宋体" w:hAnsi="宋体" w:eastAsia="宋体"/>
          <w:sz w:val="24"/>
          <w:szCs w:val="24"/>
        </w:rPr>
        <w:fldChar w:fldCharType="end"/>
      </w:r>
    </w:p>
    <w:p w14:paraId="2E6CC1A5">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_Toc26736 </w:instrText>
      </w:r>
      <w:r>
        <w:rPr>
          <w:rFonts w:ascii="宋体" w:hAnsi="宋体" w:eastAsia="宋体"/>
          <w:sz w:val="24"/>
          <w:szCs w:val="24"/>
        </w:rPr>
        <w:fldChar w:fldCharType="separate"/>
      </w:r>
      <w:r>
        <w:rPr>
          <w:rFonts w:ascii="宋体" w:hAnsi="宋体" w:eastAsia="宋体"/>
          <w:sz w:val="24"/>
        </w:rPr>
        <w:t>1.2.2 图像增强技术研究现状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_Toc26736 \h </w:instrText>
      </w:r>
      <w:r>
        <w:rPr>
          <w:rFonts w:ascii="宋体" w:hAnsi="宋体" w:eastAsia="宋体"/>
          <w:sz w:val="24"/>
        </w:rPr>
        <w:fldChar w:fldCharType="separate"/>
      </w:r>
      <w:r>
        <w:rPr>
          <w:rFonts w:ascii="宋体" w:hAnsi="宋体" w:eastAsia="宋体"/>
          <w:sz w:val="24"/>
        </w:rPr>
        <w:t>3</w:t>
      </w:r>
      <w:r>
        <w:rPr>
          <w:rFonts w:ascii="宋体" w:hAnsi="宋体" w:eastAsia="宋体"/>
          <w:sz w:val="24"/>
        </w:rPr>
        <w:fldChar w:fldCharType="end"/>
      </w:r>
      <w:r>
        <w:rPr>
          <w:rFonts w:ascii="宋体" w:hAnsi="宋体" w:eastAsia="宋体"/>
          <w:sz w:val="24"/>
          <w:szCs w:val="24"/>
        </w:rPr>
        <w:fldChar w:fldCharType="end"/>
      </w:r>
    </w:p>
    <w:p w14:paraId="35535CC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_Toc1841 </w:instrText>
      </w:r>
      <w:r>
        <w:rPr>
          <w:rFonts w:ascii="宋体" w:hAnsi="宋体" w:eastAsia="宋体"/>
          <w:sz w:val="24"/>
          <w:szCs w:val="24"/>
        </w:rPr>
        <w:fldChar w:fldCharType="separate"/>
      </w:r>
      <w:r>
        <w:rPr>
          <w:rFonts w:ascii="宋体" w:hAnsi="宋体" w:eastAsia="宋体"/>
          <w:sz w:val="24"/>
        </w:rPr>
        <w:t>1.2.3 恶劣天气车辆感知研究现状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_Toc1841 \h </w:instrText>
      </w:r>
      <w:r>
        <w:rPr>
          <w:rFonts w:ascii="宋体" w:hAnsi="宋体" w:eastAsia="宋体"/>
          <w:sz w:val="24"/>
        </w:rPr>
        <w:fldChar w:fldCharType="separate"/>
      </w:r>
      <w:r>
        <w:rPr>
          <w:rFonts w:ascii="宋体" w:hAnsi="宋体" w:eastAsia="宋体"/>
          <w:sz w:val="24"/>
        </w:rPr>
        <w:t>4</w:t>
      </w:r>
      <w:r>
        <w:rPr>
          <w:rFonts w:ascii="宋体" w:hAnsi="宋体" w:eastAsia="宋体"/>
          <w:sz w:val="24"/>
        </w:rPr>
        <w:fldChar w:fldCharType="end"/>
      </w:r>
      <w:r>
        <w:rPr>
          <w:rFonts w:ascii="宋体" w:hAnsi="宋体" w:eastAsia="宋体"/>
          <w:sz w:val="24"/>
          <w:szCs w:val="24"/>
        </w:rPr>
        <w:fldChar w:fldCharType="end"/>
      </w:r>
    </w:p>
    <w:p w14:paraId="2FACF775">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_Toc8333 </w:instrText>
      </w:r>
      <w:r>
        <w:rPr>
          <w:rFonts w:ascii="宋体" w:hAnsi="宋体" w:eastAsia="宋体"/>
          <w:sz w:val="24"/>
          <w:szCs w:val="24"/>
        </w:rPr>
        <w:fldChar w:fldCharType="separate"/>
      </w:r>
      <w:r>
        <w:rPr>
          <w:rFonts w:ascii="宋体" w:hAnsi="宋体" w:eastAsia="宋体"/>
          <w:sz w:val="24"/>
        </w:rPr>
        <w:t>1.3 主要研究内容</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_Toc8333 \h </w:instrText>
      </w:r>
      <w:r>
        <w:rPr>
          <w:rFonts w:ascii="宋体" w:hAnsi="宋体" w:eastAsia="宋体"/>
          <w:sz w:val="24"/>
        </w:rPr>
        <w:fldChar w:fldCharType="separate"/>
      </w:r>
      <w:r>
        <w:rPr>
          <w:rFonts w:ascii="宋体" w:hAnsi="宋体" w:eastAsia="宋体"/>
          <w:sz w:val="24"/>
        </w:rPr>
        <w:t>5</w:t>
      </w:r>
      <w:r>
        <w:rPr>
          <w:rFonts w:ascii="宋体" w:hAnsi="宋体" w:eastAsia="宋体"/>
          <w:sz w:val="24"/>
        </w:rPr>
        <w:fldChar w:fldCharType="end"/>
      </w:r>
      <w:r>
        <w:rPr>
          <w:rFonts w:ascii="宋体" w:hAnsi="宋体" w:eastAsia="宋体"/>
          <w:sz w:val="24"/>
          <w:szCs w:val="24"/>
        </w:rPr>
        <w:fldChar w:fldCharType="end"/>
      </w:r>
    </w:p>
    <w:p w14:paraId="06C2602B">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_Toc31566 </w:instrText>
      </w:r>
      <w:r>
        <w:rPr>
          <w:rFonts w:ascii="宋体" w:hAnsi="宋体" w:eastAsia="宋体"/>
          <w:sz w:val="24"/>
          <w:szCs w:val="24"/>
        </w:rPr>
        <w:fldChar w:fldCharType="separate"/>
      </w:r>
      <w:r>
        <w:rPr>
          <w:rFonts w:ascii="宋体" w:hAnsi="宋体" w:eastAsia="宋体"/>
          <w:sz w:val="24"/>
        </w:rPr>
        <w:t>1.4  论文组织结构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_Toc31566 \h </w:instrText>
      </w:r>
      <w:r>
        <w:rPr>
          <w:rFonts w:ascii="宋体" w:hAnsi="宋体" w:eastAsia="宋体"/>
          <w:sz w:val="24"/>
        </w:rPr>
        <w:fldChar w:fldCharType="separate"/>
      </w:r>
      <w:r>
        <w:rPr>
          <w:rFonts w:ascii="宋体" w:hAnsi="宋体" w:eastAsia="宋体"/>
          <w:sz w:val="24"/>
        </w:rPr>
        <w:t>5</w:t>
      </w:r>
      <w:r>
        <w:rPr>
          <w:rFonts w:ascii="宋体" w:hAnsi="宋体" w:eastAsia="宋体"/>
          <w:sz w:val="24"/>
        </w:rPr>
        <w:fldChar w:fldCharType="end"/>
      </w:r>
      <w:r>
        <w:rPr>
          <w:rFonts w:ascii="宋体" w:hAnsi="宋体" w:eastAsia="宋体"/>
          <w:sz w:val="24"/>
          <w:szCs w:val="24"/>
        </w:rPr>
        <w:fldChar w:fldCharType="end"/>
      </w:r>
    </w:p>
    <w:p w14:paraId="2C48CCED">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_Toc8060 </w:instrText>
      </w:r>
      <w:r>
        <w:rPr>
          <w:rFonts w:ascii="宋体" w:hAnsi="宋体" w:eastAsia="宋体"/>
          <w:sz w:val="24"/>
          <w:szCs w:val="24"/>
        </w:rPr>
        <w:fldChar w:fldCharType="separate"/>
      </w:r>
      <w:r>
        <w:rPr>
          <w:rFonts w:ascii="宋体" w:hAnsi="宋体" w:eastAsia="宋体"/>
          <w:sz w:val="24"/>
        </w:rPr>
        <w:t xml:space="preserve">2 </w:t>
      </w:r>
      <w:r>
        <w:rPr>
          <w:rFonts w:hint="eastAsia" w:ascii="宋体" w:hAnsi="宋体" w:eastAsia="宋体"/>
          <w:sz w:val="24"/>
        </w:rPr>
        <w:t>系统总体设计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_Toc8060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10ED086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_Toc23250 </w:instrText>
      </w:r>
      <w:r>
        <w:rPr>
          <w:rFonts w:ascii="宋体" w:hAnsi="宋体" w:eastAsia="宋体"/>
          <w:sz w:val="24"/>
          <w:szCs w:val="24"/>
        </w:rPr>
        <w:fldChar w:fldCharType="separate"/>
      </w:r>
      <w:r>
        <w:rPr>
          <w:rFonts w:ascii="宋体" w:hAnsi="宋体" w:eastAsia="宋体"/>
          <w:sz w:val="24"/>
        </w:rPr>
        <w:t>2.</w:t>
      </w:r>
      <w:r>
        <w:rPr>
          <w:rFonts w:hint="eastAsia" w:ascii="宋体" w:hAnsi="宋体" w:eastAsia="宋体"/>
          <w:sz w:val="24"/>
        </w:rPr>
        <w:t>1 系统目标与需求分析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_Toc23250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5BCC7CD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_Toc8604 </w:instrText>
      </w:r>
      <w:r>
        <w:rPr>
          <w:rFonts w:ascii="宋体" w:hAnsi="宋体" w:eastAsia="宋体"/>
          <w:sz w:val="24"/>
          <w:szCs w:val="24"/>
        </w:rPr>
        <w:fldChar w:fldCharType="separate"/>
      </w:r>
      <w:r>
        <w:rPr>
          <w:rFonts w:ascii="宋体" w:hAnsi="宋体" w:eastAsia="宋体"/>
          <w:sz w:val="24"/>
        </w:rPr>
        <w:t>2.1.1 系统设计目标</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_Toc8604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1A03CD3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_Toc20875 </w:instrText>
      </w:r>
      <w:r>
        <w:rPr>
          <w:rFonts w:ascii="宋体" w:hAnsi="宋体" w:eastAsia="宋体"/>
          <w:sz w:val="24"/>
          <w:szCs w:val="24"/>
        </w:rPr>
        <w:fldChar w:fldCharType="separate"/>
      </w:r>
      <w:r>
        <w:rPr>
          <w:rFonts w:hint="eastAsia" w:ascii="宋体" w:hAnsi="宋体" w:eastAsia="宋体"/>
          <w:sz w:val="24"/>
        </w:rPr>
        <w:t>2.1.2 功能需求分析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_Toc20875 \h </w:instrText>
      </w:r>
      <w:r>
        <w:rPr>
          <w:rFonts w:ascii="宋体" w:hAnsi="宋体" w:eastAsia="宋体"/>
          <w:sz w:val="24"/>
        </w:rPr>
        <w:fldChar w:fldCharType="separate"/>
      </w:r>
      <w:r>
        <w:rPr>
          <w:rFonts w:ascii="宋体" w:hAnsi="宋体" w:eastAsia="宋体"/>
          <w:sz w:val="24"/>
        </w:rPr>
        <w:t>7</w:t>
      </w:r>
      <w:r>
        <w:rPr>
          <w:rFonts w:ascii="宋体" w:hAnsi="宋体" w:eastAsia="宋体"/>
          <w:sz w:val="24"/>
        </w:rPr>
        <w:fldChar w:fldCharType="end"/>
      </w:r>
      <w:r>
        <w:rPr>
          <w:rFonts w:ascii="宋体" w:hAnsi="宋体" w:eastAsia="宋体"/>
          <w:sz w:val="24"/>
          <w:szCs w:val="24"/>
        </w:rPr>
        <w:fldChar w:fldCharType="end"/>
      </w:r>
    </w:p>
    <w:p w14:paraId="5E76AB3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_Toc10442 </w:instrText>
      </w:r>
      <w:r>
        <w:rPr>
          <w:rFonts w:ascii="宋体" w:hAnsi="宋体" w:eastAsia="宋体"/>
          <w:sz w:val="24"/>
          <w:szCs w:val="24"/>
        </w:rPr>
        <w:fldChar w:fldCharType="separate"/>
      </w:r>
      <w:r>
        <w:rPr>
          <w:rFonts w:hint="eastAsia" w:ascii="宋体" w:hAnsi="宋体" w:eastAsia="宋体"/>
          <w:sz w:val="24"/>
        </w:rPr>
        <w:t>2.1.3 非功能需求分析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_Toc10442 \h </w:instrText>
      </w:r>
      <w:r>
        <w:rPr>
          <w:rFonts w:ascii="宋体" w:hAnsi="宋体" w:eastAsia="宋体"/>
          <w:sz w:val="24"/>
        </w:rPr>
        <w:fldChar w:fldCharType="separate"/>
      </w:r>
      <w:r>
        <w:rPr>
          <w:rFonts w:ascii="宋体" w:hAnsi="宋体" w:eastAsia="宋体"/>
          <w:sz w:val="24"/>
        </w:rPr>
        <w:t>8</w:t>
      </w:r>
      <w:r>
        <w:rPr>
          <w:rFonts w:ascii="宋体" w:hAnsi="宋体" w:eastAsia="宋体"/>
          <w:sz w:val="24"/>
        </w:rPr>
        <w:fldChar w:fldCharType="end"/>
      </w:r>
      <w:r>
        <w:rPr>
          <w:rFonts w:ascii="宋体" w:hAnsi="宋体" w:eastAsia="宋体"/>
          <w:sz w:val="24"/>
          <w:szCs w:val="24"/>
        </w:rPr>
        <w:fldChar w:fldCharType="end"/>
      </w:r>
    </w:p>
    <w:p w14:paraId="04F97493">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_Toc21019 </w:instrText>
      </w:r>
      <w:r>
        <w:rPr>
          <w:rFonts w:ascii="宋体" w:hAnsi="宋体" w:eastAsia="宋体"/>
          <w:sz w:val="24"/>
          <w:szCs w:val="24"/>
        </w:rPr>
        <w:fldChar w:fldCharType="separate"/>
      </w:r>
      <w:r>
        <w:rPr>
          <w:rFonts w:ascii="宋体" w:hAnsi="宋体" w:eastAsia="宋体"/>
          <w:sz w:val="24"/>
        </w:rPr>
        <w:t xml:space="preserve">2.2 </w:t>
      </w:r>
      <w:r>
        <w:rPr>
          <w:rFonts w:hint="eastAsia" w:ascii="宋体" w:hAnsi="宋体" w:eastAsia="宋体"/>
          <w:sz w:val="24"/>
        </w:rPr>
        <w:t>系统总架构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_Toc21019 \h </w:instrText>
      </w:r>
      <w:r>
        <w:rPr>
          <w:rFonts w:ascii="宋体" w:hAnsi="宋体" w:eastAsia="宋体"/>
          <w:sz w:val="24"/>
        </w:rPr>
        <w:fldChar w:fldCharType="separate"/>
      </w:r>
      <w:r>
        <w:rPr>
          <w:rFonts w:ascii="宋体" w:hAnsi="宋体" w:eastAsia="宋体"/>
          <w:sz w:val="24"/>
        </w:rPr>
        <w:t>8</w:t>
      </w:r>
      <w:r>
        <w:rPr>
          <w:rFonts w:ascii="宋体" w:hAnsi="宋体" w:eastAsia="宋体"/>
          <w:sz w:val="24"/>
        </w:rPr>
        <w:fldChar w:fldCharType="end"/>
      </w:r>
      <w:r>
        <w:rPr>
          <w:rFonts w:ascii="宋体" w:hAnsi="宋体" w:eastAsia="宋体"/>
          <w:sz w:val="24"/>
          <w:szCs w:val="24"/>
        </w:rPr>
        <w:fldChar w:fldCharType="end"/>
      </w:r>
    </w:p>
    <w:p w14:paraId="097AEE6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_Toc23660 </w:instrText>
      </w:r>
      <w:r>
        <w:rPr>
          <w:rFonts w:ascii="宋体" w:hAnsi="宋体" w:eastAsia="宋体"/>
          <w:sz w:val="24"/>
          <w:szCs w:val="24"/>
        </w:rPr>
        <w:fldChar w:fldCharType="separate"/>
      </w:r>
      <w:r>
        <w:rPr>
          <w:rFonts w:ascii="宋体" w:hAnsi="宋体" w:eastAsia="宋体"/>
          <w:sz w:val="24"/>
        </w:rPr>
        <w:t xml:space="preserve">2.2.1 </w:t>
      </w:r>
      <w:r>
        <w:rPr>
          <w:rFonts w:hint="eastAsia" w:ascii="宋体" w:hAnsi="宋体" w:eastAsia="宋体"/>
          <w:sz w:val="24"/>
        </w:rPr>
        <w:t>架构设计原则</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_Toc23660 \h </w:instrText>
      </w:r>
      <w:r>
        <w:rPr>
          <w:rFonts w:ascii="宋体" w:hAnsi="宋体" w:eastAsia="宋体"/>
          <w:sz w:val="24"/>
        </w:rPr>
        <w:fldChar w:fldCharType="separate"/>
      </w:r>
      <w:r>
        <w:rPr>
          <w:rFonts w:ascii="宋体" w:hAnsi="宋体" w:eastAsia="宋体"/>
          <w:sz w:val="24"/>
        </w:rPr>
        <w:t>8</w:t>
      </w:r>
      <w:r>
        <w:rPr>
          <w:rFonts w:ascii="宋体" w:hAnsi="宋体" w:eastAsia="宋体"/>
          <w:sz w:val="24"/>
        </w:rPr>
        <w:fldChar w:fldCharType="end"/>
      </w:r>
      <w:r>
        <w:rPr>
          <w:rFonts w:ascii="宋体" w:hAnsi="宋体" w:eastAsia="宋体"/>
          <w:sz w:val="24"/>
          <w:szCs w:val="24"/>
        </w:rPr>
        <w:fldChar w:fldCharType="end"/>
      </w:r>
    </w:p>
    <w:p w14:paraId="3B964435">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_Toc12377 </w:instrText>
      </w:r>
      <w:r>
        <w:rPr>
          <w:rFonts w:ascii="宋体" w:hAnsi="宋体" w:eastAsia="宋体"/>
          <w:sz w:val="24"/>
          <w:szCs w:val="24"/>
        </w:rPr>
        <w:fldChar w:fldCharType="separate"/>
      </w:r>
      <w:r>
        <w:rPr>
          <w:rFonts w:ascii="宋体" w:hAnsi="宋体" w:eastAsia="宋体"/>
          <w:sz w:val="24"/>
        </w:rPr>
        <w:t xml:space="preserve">2.2.2 </w:t>
      </w:r>
      <w:r>
        <w:rPr>
          <w:rFonts w:hint="eastAsia" w:ascii="宋体" w:hAnsi="宋体" w:eastAsia="宋体"/>
          <w:sz w:val="24"/>
        </w:rPr>
        <w:t>系统分层架构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_Toc12377 \h </w:instrText>
      </w:r>
      <w:r>
        <w:rPr>
          <w:rFonts w:ascii="宋体" w:hAnsi="宋体" w:eastAsia="宋体"/>
          <w:sz w:val="24"/>
        </w:rPr>
        <w:fldChar w:fldCharType="separate"/>
      </w:r>
      <w:r>
        <w:rPr>
          <w:rFonts w:ascii="宋体" w:hAnsi="宋体" w:eastAsia="宋体"/>
          <w:sz w:val="24"/>
        </w:rPr>
        <w:t>8</w:t>
      </w:r>
      <w:r>
        <w:rPr>
          <w:rFonts w:ascii="宋体" w:hAnsi="宋体" w:eastAsia="宋体"/>
          <w:sz w:val="24"/>
        </w:rPr>
        <w:fldChar w:fldCharType="end"/>
      </w:r>
      <w:r>
        <w:rPr>
          <w:rFonts w:ascii="宋体" w:hAnsi="宋体" w:eastAsia="宋体"/>
          <w:sz w:val="24"/>
          <w:szCs w:val="24"/>
        </w:rPr>
        <w:fldChar w:fldCharType="end"/>
      </w:r>
    </w:p>
    <w:p w14:paraId="0BD9C98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_Toc2790 </w:instrText>
      </w:r>
      <w:r>
        <w:rPr>
          <w:rFonts w:ascii="宋体" w:hAnsi="宋体" w:eastAsia="宋体"/>
          <w:sz w:val="24"/>
          <w:szCs w:val="24"/>
        </w:rPr>
        <w:fldChar w:fldCharType="separate"/>
      </w:r>
      <w:r>
        <w:rPr>
          <w:rFonts w:ascii="宋体" w:hAnsi="宋体" w:eastAsia="宋体"/>
          <w:sz w:val="24"/>
        </w:rPr>
        <w:t xml:space="preserve">2.2.3 </w:t>
      </w:r>
      <w:r>
        <w:rPr>
          <w:rFonts w:hint="eastAsia" w:ascii="宋体" w:hAnsi="宋体" w:eastAsia="宋体"/>
          <w:sz w:val="24"/>
        </w:rPr>
        <w:t>系统模块划分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_Toc2790 \h </w:instrText>
      </w:r>
      <w:r>
        <w:rPr>
          <w:rFonts w:ascii="宋体" w:hAnsi="宋体" w:eastAsia="宋体"/>
          <w:sz w:val="24"/>
        </w:rPr>
        <w:fldChar w:fldCharType="separate"/>
      </w:r>
      <w:r>
        <w:rPr>
          <w:rFonts w:ascii="宋体" w:hAnsi="宋体" w:eastAsia="宋体"/>
          <w:sz w:val="24"/>
        </w:rPr>
        <w:t>9</w:t>
      </w:r>
      <w:r>
        <w:rPr>
          <w:rFonts w:ascii="宋体" w:hAnsi="宋体" w:eastAsia="宋体"/>
          <w:sz w:val="24"/>
        </w:rPr>
        <w:fldChar w:fldCharType="end"/>
      </w:r>
      <w:r>
        <w:rPr>
          <w:rFonts w:ascii="宋体" w:hAnsi="宋体" w:eastAsia="宋体"/>
          <w:sz w:val="24"/>
          <w:szCs w:val="24"/>
        </w:rPr>
        <w:fldChar w:fldCharType="end"/>
      </w:r>
    </w:p>
    <w:p w14:paraId="5966095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_Toc11124 </w:instrText>
      </w:r>
      <w:r>
        <w:rPr>
          <w:rFonts w:ascii="宋体" w:hAnsi="宋体" w:eastAsia="宋体"/>
          <w:sz w:val="24"/>
          <w:szCs w:val="24"/>
        </w:rPr>
        <w:fldChar w:fldCharType="separate"/>
      </w:r>
      <w:r>
        <w:rPr>
          <w:rFonts w:hint="eastAsia" w:ascii="宋体" w:hAnsi="宋体" w:eastAsia="宋体"/>
          <w:sz w:val="24"/>
        </w:rPr>
        <w:t>2.2.4 模块间相互关系</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_Toc11124 \h </w:instrText>
      </w:r>
      <w:r>
        <w:rPr>
          <w:rFonts w:ascii="宋体" w:hAnsi="宋体" w:eastAsia="宋体"/>
          <w:sz w:val="24"/>
        </w:rPr>
        <w:fldChar w:fldCharType="separate"/>
      </w:r>
      <w:r>
        <w:rPr>
          <w:rFonts w:ascii="宋体" w:hAnsi="宋体" w:eastAsia="宋体"/>
          <w:sz w:val="24"/>
        </w:rPr>
        <w:t>10</w:t>
      </w:r>
      <w:r>
        <w:rPr>
          <w:rFonts w:ascii="宋体" w:hAnsi="宋体" w:eastAsia="宋体"/>
          <w:sz w:val="24"/>
        </w:rPr>
        <w:fldChar w:fldCharType="end"/>
      </w:r>
      <w:r>
        <w:rPr>
          <w:rFonts w:ascii="宋体" w:hAnsi="宋体" w:eastAsia="宋体"/>
          <w:sz w:val="24"/>
          <w:szCs w:val="24"/>
        </w:rPr>
        <w:fldChar w:fldCharType="end"/>
      </w:r>
    </w:p>
    <w:p w14:paraId="38AE29E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_Toc24469 </w:instrText>
      </w:r>
      <w:r>
        <w:rPr>
          <w:rFonts w:ascii="宋体" w:hAnsi="宋体" w:eastAsia="宋体"/>
          <w:sz w:val="24"/>
          <w:szCs w:val="24"/>
        </w:rPr>
        <w:fldChar w:fldCharType="separate"/>
      </w:r>
      <w:r>
        <w:rPr>
          <w:rFonts w:ascii="宋体" w:hAnsi="宋体" w:eastAsia="宋体"/>
          <w:sz w:val="24"/>
        </w:rPr>
        <w:t>2.2.5 数据处理流程设计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_Toc24469 \h </w:instrText>
      </w:r>
      <w:r>
        <w:rPr>
          <w:rFonts w:ascii="宋体" w:hAnsi="宋体" w:eastAsia="宋体"/>
          <w:sz w:val="24"/>
        </w:rPr>
        <w:fldChar w:fldCharType="separate"/>
      </w:r>
      <w:r>
        <w:rPr>
          <w:rFonts w:ascii="宋体" w:hAnsi="宋体" w:eastAsia="宋体"/>
          <w:sz w:val="24"/>
        </w:rPr>
        <w:t>10</w:t>
      </w:r>
      <w:r>
        <w:rPr>
          <w:rFonts w:ascii="宋体" w:hAnsi="宋体" w:eastAsia="宋体"/>
          <w:sz w:val="24"/>
        </w:rPr>
        <w:fldChar w:fldCharType="end"/>
      </w:r>
      <w:r>
        <w:rPr>
          <w:rFonts w:ascii="宋体" w:hAnsi="宋体" w:eastAsia="宋体"/>
          <w:sz w:val="24"/>
          <w:szCs w:val="24"/>
        </w:rPr>
        <w:fldChar w:fldCharType="end"/>
      </w:r>
    </w:p>
    <w:p w14:paraId="65FAFB77">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_Toc20097 </w:instrText>
      </w:r>
      <w:r>
        <w:rPr>
          <w:rFonts w:ascii="宋体" w:hAnsi="宋体" w:eastAsia="宋体"/>
          <w:sz w:val="24"/>
          <w:szCs w:val="24"/>
        </w:rPr>
        <w:fldChar w:fldCharType="separate"/>
      </w:r>
      <w:r>
        <w:rPr>
          <w:rFonts w:ascii="宋体" w:hAnsi="宋体" w:eastAsia="宋体"/>
          <w:sz w:val="24"/>
        </w:rPr>
        <w:t xml:space="preserve">2.3 </w:t>
      </w:r>
      <w:r>
        <w:rPr>
          <w:rFonts w:hint="eastAsia" w:ascii="宋体" w:hAnsi="宋体" w:eastAsia="宋体"/>
          <w:sz w:val="24"/>
        </w:rPr>
        <w:t>技术选型分析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_Toc20097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3DD2B0C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_Toc14788 </w:instrText>
      </w:r>
      <w:r>
        <w:rPr>
          <w:rFonts w:ascii="宋体" w:hAnsi="宋体" w:eastAsia="宋体"/>
          <w:sz w:val="24"/>
          <w:szCs w:val="24"/>
        </w:rPr>
        <w:fldChar w:fldCharType="separate"/>
      </w:r>
      <w:r>
        <w:rPr>
          <w:rFonts w:hint="eastAsia" w:ascii="宋体" w:hAnsi="宋体" w:eastAsia="宋体"/>
          <w:sz w:val="24"/>
        </w:rPr>
        <w:t>2.3.1 深度学习框架选型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_Toc14788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2E41FA2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_Toc534 </w:instrText>
      </w:r>
      <w:r>
        <w:rPr>
          <w:rFonts w:ascii="宋体" w:hAnsi="宋体" w:eastAsia="宋体"/>
          <w:sz w:val="24"/>
          <w:szCs w:val="24"/>
        </w:rPr>
        <w:fldChar w:fldCharType="separate"/>
      </w:r>
      <w:r>
        <w:rPr>
          <w:rFonts w:hint="eastAsia" w:ascii="宋体" w:hAnsi="宋体" w:eastAsia="宋体"/>
          <w:sz w:val="24"/>
        </w:rPr>
        <w:t>2.3.2 后端框架选型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_Toc534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0705399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_Toc13373 </w:instrText>
      </w:r>
      <w:r>
        <w:rPr>
          <w:rFonts w:ascii="宋体" w:hAnsi="宋体" w:eastAsia="宋体"/>
          <w:sz w:val="24"/>
          <w:szCs w:val="24"/>
        </w:rPr>
        <w:fldChar w:fldCharType="separate"/>
      </w:r>
      <w:r>
        <w:rPr>
          <w:rFonts w:hint="eastAsia" w:ascii="宋体" w:hAnsi="宋体" w:eastAsia="宋体"/>
          <w:sz w:val="24"/>
        </w:rPr>
        <w:t>2.3.3 数据库选型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_Toc13373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7045E1E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_Toc16416 </w:instrText>
      </w:r>
      <w:r>
        <w:rPr>
          <w:rFonts w:ascii="宋体" w:hAnsi="宋体" w:eastAsia="宋体"/>
          <w:sz w:val="24"/>
          <w:szCs w:val="24"/>
        </w:rPr>
        <w:fldChar w:fldCharType="separate"/>
      </w:r>
      <w:r>
        <w:rPr>
          <w:rFonts w:hint="eastAsia" w:ascii="宋体" w:hAnsi="宋体" w:eastAsia="宋体"/>
          <w:sz w:val="24"/>
        </w:rPr>
        <w:t>2.3.4 前端技术选型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_Toc16416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4E54CBB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_Toc10847 </w:instrText>
      </w:r>
      <w:r>
        <w:rPr>
          <w:rFonts w:ascii="宋体" w:hAnsi="宋体" w:eastAsia="宋体"/>
          <w:sz w:val="24"/>
          <w:szCs w:val="24"/>
        </w:rPr>
        <w:fldChar w:fldCharType="separate"/>
      </w:r>
      <w:r>
        <w:rPr>
          <w:rFonts w:hint="eastAsia" w:ascii="宋体" w:hAnsi="宋体" w:eastAsia="宋体"/>
          <w:sz w:val="24"/>
        </w:rPr>
        <w:t xml:space="preserve">2.3.5 </w:t>
      </w:r>
      <w:r>
        <w:rPr>
          <w:rFonts w:ascii="宋体" w:hAnsi="宋体" w:eastAsia="宋体"/>
          <w:sz w:val="24"/>
        </w:rPr>
        <w:t>ONNX Runtime推理加速方案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_Toc10847 \h </w:instrText>
      </w:r>
      <w:r>
        <w:rPr>
          <w:rFonts w:ascii="宋体" w:hAnsi="宋体" w:eastAsia="宋体"/>
          <w:sz w:val="24"/>
        </w:rPr>
        <w:fldChar w:fldCharType="separate"/>
      </w:r>
      <w:r>
        <w:rPr>
          <w:rFonts w:ascii="宋体" w:hAnsi="宋体" w:eastAsia="宋体"/>
          <w:sz w:val="24"/>
        </w:rPr>
        <w:t>11</w:t>
      </w:r>
      <w:r>
        <w:rPr>
          <w:rFonts w:ascii="宋体" w:hAnsi="宋体" w:eastAsia="宋体"/>
          <w:sz w:val="24"/>
        </w:rPr>
        <w:fldChar w:fldCharType="end"/>
      </w:r>
      <w:r>
        <w:rPr>
          <w:rFonts w:ascii="宋体" w:hAnsi="宋体" w:eastAsia="宋体"/>
          <w:sz w:val="24"/>
          <w:szCs w:val="24"/>
        </w:rPr>
        <w:fldChar w:fldCharType="end"/>
      </w:r>
    </w:p>
    <w:p w14:paraId="7863891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_Toc8989 </w:instrText>
      </w:r>
      <w:r>
        <w:rPr>
          <w:rFonts w:ascii="宋体" w:hAnsi="宋体" w:eastAsia="宋体"/>
          <w:sz w:val="24"/>
          <w:szCs w:val="24"/>
        </w:rPr>
        <w:fldChar w:fldCharType="separate"/>
      </w:r>
      <w:r>
        <w:rPr>
          <w:rFonts w:ascii="宋体" w:hAnsi="宋体" w:eastAsia="宋体"/>
          <w:sz w:val="24"/>
        </w:rPr>
        <w:t>2.3.6 技术选型对比总结</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_Toc8989 \h </w:instrText>
      </w:r>
      <w:r>
        <w:rPr>
          <w:rFonts w:ascii="宋体" w:hAnsi="宋体" w:eastAsia="宋体"/>
          <w:sz w:val="24"/>
        </w:rPr>
        <w:fldChar w:fldCharType="separate"/>
      </w:r>
      <w:r>
        <w:rPr>
          <w:rFonts w:ascii="宋体" w:hAnsi="宋体" w:eastAsia="宋体"/>
          <w:sz w:val="24"/>
        </w:rPr>
        <w:t>12</w:t>
      </w:r>
      <w:r>
        <w:rPr>
          <w:rFonts w:ascii="宋体" w:hAnsi="宋体" w:eastAsia="宋体"/>
          <w:sz w:val="24"/>
        </w:rPr>
        <w:fldChar w:fldCharType="end"/>
      </w:r>
      <w:r>
        <w:rPr>
          <w:rFonts w:ascii="宋体" w:hAnsi="宋体" w:eastAsia="宋体"/>
          <w:sz w:val="24"/>
          <w:szCs w:val="24"/>
        </w:rPr>
        <w:fldChar w:fldCharType="end"/>
      </w:r>
    </w:p>
    <w:p w14:paraId="3B0E014D">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_Toc11999 </w:instrText>
      </w:r>
      <w:r>
        <w:rPr>
          <w:rFonts w:ascii="宋体" w:hAnsi="宋体" w:eastAsia="宋体"/>
          <w:sz w:val="24"/>
          <w:szCs w:val="24"/>
        </w:rPr>
        <w:fldChar w:fldCharType="separate"/>
      </w:r>
      <w:r>
        <w:rPr>
          <w:rFonts w:ascii="宋体" w:hAnsi="宋体" w:eastAsia="宋体"/>
          <w:sz w:val="24"/>
        </w:rPr>
        <w:t xml:space="preserve">2.4 </w:t>
      </w:r>
      <w:r>
        <w:rPr>
          <w:rFonts w:hint="eastAsia" w:ascii="宋体" w:hAnsi="宋体" w:eastAsia="宋体"/>
          <w:sz w:val="24"/>
        </w:rPr>
        <w:t>系统特色与优势</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_Toc11999 \h </w:instrText>
      </w:r>
      <w:r>
        <w:rPr>
          <w:rFonts w:ascii="宋体" w:hAnsi="宋体" w:eastAsia="宋体"/>
          <w:sz w:val="24"/>
        </w:rPr>
        <w:fldChar w:fldCharType="separate"/>
      </w:r>
      <w:r>
        <w:rPr>
          <w:rFonts w:ascii="宋体" w:hAnsi="宋体" w:eastAsia="宋体"/>
          <w:sz w:val="24"/>
        </w:rPr>
        <w:t>12</w:t>
      </w:r>
      <w:r>
        <w:rPr>
          <w:rFonts w:ascii="宋体" w:hAnsi="宋体" w:eastAsia="宋体"/>
          <w:sz w:val="24"/>
        </w:rPr>
        <w:fldChar w:fldCharType="end"/>
      </w:r>
      <w:r>
        <w:rPr>
          <w:rFonts w:ascii="宋体" w:hAnsi="宋体" w:eastAsia="宋体"/>
          <w:sz w:val="24"/>
          <w:szCs w:val="24"/>
        </w:rPr>
        <w:fldChar w:fldCharType="end"/>
      </w:r>
    </w:p>
    <w:p w14:paraId="782BC39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_Toc5208 </w:instrText>
      </w:r>
      <w:r>
        <w:rPr>
          <w:rFonts w:ascii="宋体" w:hAnsi="宋体" w:eastAsia="宋体"/>
          <w:sz w:val="24"/>
          <w:szCs w:val="24"/>
        </w:rPr>
        <w:fldChar w:fldCharType="separate"/>
      </w:r>
      <w:r>
        <w:rPr>
          <w:rFonts w:ascii="宋体" w:hAnsi="宋体" w:eastAsia="宋体"/>
          <w:sz w:val="24"/>
        </w:rPr>
        <w:t xml:space="preserve">3 </w:t>
      </w:r>
      <w:r>
        <w:rPr>
          <w:rFonts w:hint="eastAsia" w:ascii="宋体" w:hAnsi="宋体" w:eastAsia="宋体"/>
          <w:sz w:val="24"/>
        </w:rPr>
        <w:t>核心算法与关键技术</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_Toc5208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37161F23">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_Toc18849 </w:instrText>
      </w:r>
      <w:r>
        <w:rPr>
          <w:rFonts w:ascii="宋体" w:hAnsi="宋体" w:eastAsia="宋体"/>
          <w:sz w:val="24"/>
          <w:szCs w:val="24"/>
        </w:rPr>
        <w:fldChar w:fldCharType="separate"/>
      </w:r>
      <w:r>
        <w:rPr>
          <w:rFonts w:ascii="宋体" w:hAnsi="宋体" w:eastAsia="宋体"/>
          <w:sz w:val="24"/>
        </w:rPr>
        <w:t xml:space="preserve">3.1 </w:t>
      </w:r>
      <w:r>
        <w:rPr>
          <w:rFonts w:hint="eastAsia" w:ascii="宋体" w:hAnsi="宋体" w:eastAsia="宋体"/>
          <w:sz w:val="24"/>
        </w:rPr>
        <w:t>图像增强算法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_Toc18849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1124E36C">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_Toc14558 </w:instrText>
      </w:r>
      <w:r>
        <w:rPr>
          <w:rFonts w:ascii="宋体" w:hAnsi="宋体" w:eastAsia="宋体"/>
          <w:sz w:val="24"/>
          <w:szCs w:val="24"/>
        </w:rPr>
        <w:fldChar w:fldCharType="separate"/>
      </w:r>
      <w:r>
        <w:rPr>
          <w:rFonts w:hint="eastAsia" w:ascii="宋体" w:hAnsi="宋体" w:eastAsia="宋体"/>
          <w:sz w:val="24"/>
        </w:rPr>
        <w:t>3.1.1 图像增强模块整体架构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_Toc14558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0F74990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_Toc15692 </w:instrText>
      </w:r>
      <w:r>
        <w:rPr>
          <w:rFonts w:ascii="宋体" w:hAnsi="宋体" w:eastAsia="宋体"/>
          <w:sz w:val="24"/>
          <w:szCs w:val="24"/>
        </w:rPr>
        <w:fldChar w:fldCharType="separate"/>
      </w:r>
      <w:r>
        <w:rPr>
          <w:rFonts w:ascii="宋体" w:hAnsi="宋体" w:eastAsia="宋体"/>
          <w:sz w:val="24"/>
        </w:rPr>
        <w:t>3.1.2 基于NAFNet的去雾与去雨增强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_Toc15692 \h </w:instrText>
      </w:r>
      <w:r>
        <w:rPr>
          <w:rFonts w:ascii="宋体" w:hAnsi="宋体" w:eastAsia="宋体"/>
          <w:sz w:val="24"/>
        </w:rPr>
        <w:fldChar w:fldCharType="separate"/>
      </w:r>
      <w:r>
        <w:rPr>
          <w:rFonts w:ascii="宋体" w:hAnsi="宋体" w:eastAsia="宋体"/>
          <w:sz w:val="24"/>
        </w:rPr>
        <w:t>14</w:t>
      </w:r>
      <w:r>
        <w:rPr>
          <w:rFonts w:ascii="宋体" w:hAnsi="宋体" w:eastAsia="宋体"/>
          <w:sz w:val="24"/>
        </w:rPr>
        <w:fldChar w:fldCharType="end"/>
      </w:r>
      <w:r>
        <w:rPr>
          <w:rFonts w:ascii="宋体" w:hAnsi="宋体" w:eastAsia="宋体"/>
          <w:sz w:val="24"/>
          <w:szCs w:val="24"/>
        </w:rPr>
        <w:fldChar w:fldCharType="end"/>
      </w:r>
    </w:p>
    <w:p w14:paraId="45E4171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_Toc31557 </w:instrText>
      </w:r>
      <w:r>
        <w:rPr>
          <w:rFonts w:ascii="宋体" w:hAnsi="宋体" w:eastAsia="宋体"/>
          <w:sz w:val="24"/>
          <w:szCs w:val="24"/>
        </w:rPr>
        <w:fldChar w:fldCharType="separate"/>
      </w:r>
      <w:r>
        <w:rPr>
          <w:rFonts w:ascii="宋体" w:hAnsi="宋体" w:eastAsia="宋体"/>
          <w:sz w:val="24"/>
        </w:rPr>
        <w:t>3.1.3 基于MBLLEN的低光照增强网络</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_Toc31557 \h </w:instrText>
      </w:r>
      <w:r>
        <w:rPr>
          <w:rFonts w:ascii="宋体" w:hAnsi="宋体" w:eastAsia="宋体"/>
          <w:sz w:val="24"/>
        </w:rPr>
        <w:fldChar w:fldCharType="separate"/>
      </w:r>
      <w:r>
        <w:rPr>
          <w:rFonts w:ascii="宋体" w:hAnsi="宋体" w:eastAsia="宋体"/>
          <w:sz w:val="24"/>
        </w:rPr>
        <w:t>16</w:t>
      </w:r>
      <w:r>
        <w:rPr>
          <w:rFonts w:ascii="宋体" w:hAnsi="宋体" w:eastAsia="宋体"/>
          <w:sz w:val="24"/>
        </w:rPr>
        <w:fldChar w:fldCharType="end"/>
      </w:r>
      <w:r>
        <w:rPr>
          <w:rFonts w:ascii="宋体" w:hAnsi="宋体" w:eastAsia="宋体"/>
          <w:sz w:val="24"/>
          <w:szCs w:val="24"/>
        </w:rPr>
        <w:fldChar w:fldCharType="end"/>
      </w:r>
    </w:p>
    <w:p w14:paraId="51DB70D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_Toc23171 </w:instrText>
      </w:r>
      <w:r>
        <w:rPr>
          <w:rFonts w:ascii="宋体" w:hAnsi="宋体" w:eastAsia="宋体"/>
          <w:sz w:val="24"/>
          <w:szCs w:val="24"/>
        </w:rPr>
        <w:fldChar w:fldCharType="separate"/>
      </w:r>
      <w:r>
        <w:rPr>
          <w:rFonts w:ascii="宋体" w:hAnsi="宋体" w:eastAsia="宋体"/>
          <w:sz w:val="24"/>
        </w:rPr>
        <w:t>3.1.4 基于CLAHE和形态学操作的传统增强方法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_Toc23171 \h </w:instrText>
      </w:r>
      <w:r>
        <w:rPr>
          <w:rFonts w:ascii="宋体" w:hAnsi="宋体" w:eastAsia="宋体"/>
          <w:sz w:val="24"/>
        </w:rPr>
        <w:fldChar w:fldCharType="separate"/>
      </w:r>
      <w:r>
        <w:rPr>
          <w:rFonts w:ascii="宋体" w:hAnsi="宋体" w:eastAsia="宋体"/>
          <w:sz w:val="24"/>
        </w:rPr>
        <w:t>18</w:t>
      </w:r>
      <w:r>
        <w:rPr>
          <w:rFonts w:ascii="宋体" w:hAnsi="宋体" w:eastAsia="宋体"/>
          <w:sz w:val="24"/>
        </w:rPr>
        <w:fldChar w:fldCharType="end"/>
      </w:r>
      <w:r>
        <w:rPr>
          <w:rFonts w:ascii="宋体" w:hAnsi="宋体" w:eastAsia="宋体"/>
          <w:sz w:val="24"/>
          <w:szCs w:val="24"/>
        </w:rPr>
        <w:fldChar w:fldCharType="end"/>
      </w:r>
    </w:p>
    <w:p w14:paraId="52B13DB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_Toc16506 </w:instrText>
      </w:r>
      <w:r>
        <w:rPr>
          <w:rFonts w:ascii="宋体" w:hAnsi="宋体" w:eastAsia="宋体"/>
          <w:sz w:val="24"/>
          <w:szCs w:val="24"/>
        </w:rPr>
        <w:fldChar w:fldCharType="separate"/>
      </w:r>
      <w:r>
        <w:rPr>
          <w:rFonts w:ascii="宋体" w:hAnsi="宋体" w:eastAsia="宋体"/>
          <w:sz w:val="24"/>
        </w:rPr>
        <w:t xml:space="preserve">3.2 </w:t>
      </w:r>
      <w:r>
        <w:rPr>
          <w:rFonts w:hint="eastAsia" w:ascii="宋体" w:hAnsi="宋体" w:eastAsia="宋体"/>
          <w:sz w:val="24"/>
        </w:rPr>
        <w:t>自动场景识别算法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_Toc16506 \h </w:instrText>
      </w:r>
      <w:r>
        <w:rPr>
          <w:rFonts w:ascii="宋体" w:hAnsi="宋体" w:eastAsia="宋体"/>
          <w:sz w:val="24"/>
        </w:rPr>
        <w:fldChar w:fldCharType="separate"/>
      </w:r>
      <w:r>
        <w:rPr>
          <w:rFonts w:ascii="宋体" w:hAnsi="宋体" w:eastAsia="宋体"/>
          <w:sz w:val="24"/>
        </w:rPr>
        <w:t>20</w:t>
      </w:r>
      <w:r>
        <w:rPr>
          <w:rFonts w:ascii="宋体" w:hAnsi="宋体" w:eastAsia="宋体"/>
          <w:sz w:val="24"/>
        </w:rPr>
        <w:fldChar w:fldCharType="end"/>
      </w:r>
      <w:r>
        <w:rPr>
          <w:rFonts w:ascii="宋体" w:hAnsi="宋体" w:eastAsia="宋体"/>
          <w:sz w:val="24"/>
          <w:szCs w:val="24"/>
        </w:rPr>
        <w:fldChar w:fldCharType="end"/>
      </w:r>
    </w:p>
    <w:p w14:paraId="1F2AD4EC">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_Toc21999 </w:instrText>
      </w:r>
      <w:r>
        <w:rPr>
          <w:rFonts w:ascii="宋体" w:hAnsi="宋体" w:eastAsia="宋体"/>
          <w:sz w:val="24"/>
          <w:szCs w:val="24"/>
        </w:rPr>
        <w:fldChar w:fldCharType="separate"/>
      </w:r>
      <w:r>
        <w:rPr>
          <w:rFonts w:ascii="宋体" w:hAnsi="宋体" w:eastAsia="宋体"/>
          <w:sz w:val="24"/>
        </w:rPr>
        <w:t>3.2.1 算法设计与原理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_Toc21999 \h </w:instrText>
      </w:r>
      <w:r>
        <w:rPr>
          <w:rFonts w:ascii="宋体" w:hAnsi="宋体" w:eastAsia="宋体"/>
          <w:sz w:val="24"/>
        </w:rPr>
        <w:fldChar w:fldCharType="separate"/>
      </w:r>
      <w:r>
        <w:rPr>
          <w:rFonts w:ascii="宋体" w:hAnsi="宋体" w:eastAsia="宋体"/>
          <w:sz w:val="24"/>
        </w:rPr>
        <w:t>20</w:t>
      </w:r>
      <w:r>
        <w:rPr>
          <w:rFonts w:ascii="宋体" w:hAnsi="宋体" w:eastAsia="宋体"/>
          <w:sz w:val="24"/>
        </w:rPr>
        <w:fldChar w:fldCharType="end"/>
      </w:r>
      <w:r>
        <w:rPr>
          <w:rFonts w:ascii="宋体" w:hAnsi="宋体" w:eastAsia="宋体"/>
          <w:sz w:val="24"/>
          <w:szCs w:val="24"/>
        </w:rPr>
        <w:fldChar w:fldCharType="end"/>
      </w:r>
    </w:p>
    <w:p w14:paraId="2876C7D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_Toc2098 </w:instrText>
      </w:r>
      <w:r>
        <w:rPr>
          <w:rFonts w:ascii="宋体" w:hAnsi="宋体" w:eastAsia="宋体"/>
          <w:sz w:val="24"/>
          <w:szCs w:val="24"/>
        </w:rPr>
        <w:fldChar w:fldCharType="separate"/>
      </w:r>
      <w:r>
        <w:rPr>
          <w:rFonts w:hint="eastAsia" w:ascii="宋体" w:hAnsi="宋体" w:eastAsia="宋体"/>
          <w:sz w:val="24"/>
        </w:rPr>
        <w:t>3.2.2 阈值确定与优化</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_Toc2098 \h </w:instrText>
      </w:r>
      <w:r>
        <w:rPr>
          <w:rFonts w:ascii="宋体" w:hAnsi="宋体" w:eastAsia="宋体"/>
          <w:sz w:val="24"/>
        </w:rPr>
        <w:fldChar w:fldCharType="separate"/>
      </w:r>
      <w:r>
        <w:rPr>
          <w:rFonts w:ascii="宋体" w:hAnsi="宋体" w:eastAsia="宋体"/>
          <w:sz w:val="24"/>
        </w:rPr>
        <w:t>21</w:t>
      </w:r>
      <w:r>
        <w:rPr>
          <w:rFonts w:ascii="宋体" w:hAnsi="宋体" w:eastAsia="宋体"/>
          <w:sz w:val="24"/>
        </w:rPr>
        <w:fldChar w:fldCharType="end"/>
      </w:r>
      <w:r>
        <w:rPr>
          <w:rFonts w:ascii="宋体" w:hAnsi="宋体" w:eastAsia="宋体"/>
          <w:sz w:val="24"/>
          <w:szCs w:val="24"/>
        </w:rPr>
        <w:fldChar w:fldCharType="end"/>
      </w:r>
    </w:p>
    <w:p w14:paraId="149C4B52">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_Toc32629 </w:instrText>
      </w:r>
      <w:r>
        <w:rPr>
          <w:rFonts w:ascii="宋体" w:hAnsi="宋体" w:eastAsia="宋体"/>
          <w:sz w:val="24"/>
          <w:szCs w:val="24"/>
        </w:rPr>
        <w:fldChar w:fldCharType="separate"/>
      </w:r>
      <w:r>
        <w:rPr>
          <w:rFonts w:ascii="宋体" w:hAnsi="宋体" w:eastAsia="宋体"/>
          <w:sz w:val="24"/>
        </w:rPr>
        <w:t xml:space="preserve">3.3 </w:t>
      </w:r>
      <w:r>
        <w:rPr>
          <w:rFonts w:hint="eastAsia" w:ascii="宋体" w:hAnsi="宋体" w:eastAsia="宋体"/>
          <w:sz w:val="24"/>
        </w:rPr>
        <w:t>基于YOLOv8的车辆检测算法</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_Toc32629 \h </w:instrText>
      </w:r>
      <w:r>
        <w:rPr>
          <w:rFonts w:ascii="宋体" w:hAnsi="宋体" w:eastAsia="宋体"/>
          <w:sz w:val="24"/>
        </w:rPr>
        <w:fldChar w:fldCharType="separate"/>
      </w:r>
      <w:r>
        <w:rPr>
          <w:rFonts w:ascii="宋体" w:hAnsi="宋体" w:eastAsia="宋体"/>
          <w:sz w:val="24"/>
        </w:rPr>
        <w:t>22</w:t>
      </w:r>
      <w:r>
        <w:rPr>
          <w:rFonts w:ascii="宋体" w:hAnsi="宋体" w:eastAsia="宋体"/>
          <w:sz w:val="24"/>
        </w:rPr>
        <w:fldChar w:fldCharType="end"/>
      </w:r>
      <w:r>
        <w:rPr>
          <w:rFonts w:ascii="宋体" w:hAnsi="宋体" w:eastAsia="宋体"/>
          <w:sz w:val="24"/>
          <w:szCs w:val="24"/>
        </w:rPr>
        <w:fldChar w:fldCharType="end"/>
      </w:r>
    </w:p>
    <w:p w14:paraId="07D3D89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_Toc32180 </w:instrText>
      </w:r>
      <w:r>
        <w:rPr>
          <w:rFonts w:ascii="宋体" w:hAnsi="宋体" w:eastAsia="宋体"/>
          <w:sz w:val="24"/>
          <w:szCs w:val="24"/>
        </w:rPr>
        <w:fldChar w:fldCharType="separate"/>
      </w:r>
      <w:r>
        <w:rPr>
          <w:rFonts w:ascii="宋体" w:hAnsi="宋体" w:eastAsia="宋体"/>
          <w:sz w:val="24"/>
        </w:rPr>
        <w:t>3.3.1 YOLOv8模型概述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_Toc32180 \h </w:instrText>
      </w:r>
      <w:r>
        <w:rPr>
          <w:rFonts w:ascii="宋体" w:hAnsi="宋体" w:eastAsia="宋体"/>
          <w:sz w:val="24"/>
        </w:rPr>
        <w:fldChar w:fldCharType="separate"/>
      </w:r>
      <w:r>
        <w:rPr>
          <w:rFonts w:ascii="宋体" w:hAnsi="宋体" w:eastAsia="宋体"/>
          <w:sz w:val="24"/>
        </w:rPr>
        <w:t>22</w:t>
      </w:r>
      <w:r>
        <w:rPr>
          <w:rFonts w:ascii="宋体" w:hAnsi="宋体" w:eastAsia="宋体"/>
          <w:sz w:val="24"/>
        </w:rPr>
        <w:fldChar w:fldCharType="end"/>
      </w:r>
      <w:r>
        <w:rPr>
          <w:rFonts w:ascii="宋体" w:hAnsi="宋体" w:eastAsia="宋体"/>
          <w:sz w:val="24"/>
          <w:szCs w:val="24"/>
        </w:rPr>
        <w:fldChar w:fldCharType="end"/>
      </w:r>
    </w:p>
    <w:p w14:paraId="00335B65">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_Toc27732 </w:instrText>
      </w:r>
      <w:r>
        <w:rPr>
          <w:rFonts w:ascii="宋体" w:hAnsi="宋体" w:eastAsia="宋体"/>
          <w:sz w:val="24"/>
          <w:szCs w:val="24"/>
        </w:rPr>
        <w:fldChar w:fldCharType="separate"/>
      </w:r>
      <w:r>
        <w:rPr>
          <w:rFonts w:ascii="宋体" w:hAnsi="宋体" w:eastAsia="宋体"/>
          <w:sz w:val="24"/>
        </w:rPr>
        <w:t>3.3.2 车辆检测器的实现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_Toc27732 \h </w:instrText>
      </w:r>
      <w:r>
        <w:rPr>
          <w:rFonts w:ascii="宋体" w:hAnsi="宋体" w:eastAsia="宋体"/>
          <w:sz w:val="24"/>
        </w:rPr>
        <w:fldChar w:fldCharType="separate"/>
      </w:r>
      <w:r>
        <w:rPr>
          <w:rFonts w:ascii="宋体" w:hAnsi="宋体" w:eastAsia="宋体"/>
          <w:sz w:val="24"/>
        </w:rPr>
        <w:t>22</w:t>
      </w:r>
      <w:r>
        <w:rPr>
          <w:rFonts w:ascii="宋体" w:hAnsi="宋体" w:eastAsia="宋体"/>
          <w:sz w:val="24"/>
        </w:rPr>
        <w:fldChar w:fldCharType="end"/>
      </w:r>
      <w:r>
        <w:rPr>
          <w:rFonts w:ascii="宋体" w:hAnsi="宋体" w:eastAsia="宋体"/>
          <w:sz w:val="24"/>
          <w:szCs w:val="24"/>
        </w:rPr>
        <w:fldChar w:fldCharType="end"/>
      </w:r>
    </w:p>
    <w:p w14:paraId="0FF961BC">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_Toc25613 </w:instrText>
      </w:r>
      <w:r>
        <w:rPr>
          <w:rFonts w:ascii="宋体" w:hAnsi="宋体" w:eastAsia="宋体"/>
          <w:sz w:val="24"/>
          <w:szCs w:val="24"/>
        </w:rPr>
        <w:fldChar w:fldCharType="separate"/>
      </w:r>
      <w:r>
        <w:rPr>
          <w:rFonts w:ascii="宋体" w:hAnsi="宋体" w:eastAsia="宋体"/>
          <w:sz w:val="24"/>
        </w:rPr>
        <w:t>3.3.3 模型规格与性能权衡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_Toc25613 \h </w:instrText>
      </w:r>
      <w:r>
        <w:rPr>
          <w:rFonts w:ascii="宋体" w:hAnsi="宋体" w:eastAsia="宋体"/>
          <w:sz w:val="24"/>
        </w:rPr>
        <w:fldChar w:fldCharType="separate"/>
      </w:r>
      <w:r>
        <w:rPr>
          <w:rFonts w:ascii="宋体" w:hAnsi="宋体" w:eastAsia="宋体"/>
          <w:sz w:val="24"/>
        </w:rPr>
        <w:t>24</w:t>
      </w:r>
      <w:r>
        <w:rPr>
          <w:rFonts w:ascii="宋体" w:hAnsi="宋体" w:eastAsia="宋体"/>
          <w:sz w:val="24"/>
        </w:rPr>
        <w:fldChar w:fldCharType="end"/>
      </w:r>
      <w:r>
        <w:rPr>
          <w:rFonts w:ascii="宋体" w:hAnsi="宋体" w:eastAsia="宋体"/>
          <w:sz w:val="24"/>
          <w:szCs w:val="24"/>
        </w:rPr>
        <w:fldChar w:fldCharType="end"/>
      </w:r>
    </w:p>
    <w:p w14:paraId="4A42A213">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_Toc29440 </w:instrText>
      </w:r>
      <w:r>
        <w:rPr>
          <w:rFonts w:ascii="宋体" w:hAnsi="宋体" w:eastAsia="宋体"/>
          <w:sz w:val="24"/>
          <w:szCs w:val="24"/>
        </w:rPr>
        <w:fldChar w:fldCharType="separate"/>
      </w:r>
      <w:r>
        <w:rPr>
          <w:rFonts w:ascii="宋体" w:hAnsi="宋体" w:eastAsia="宋体"/>
          <w:sz w:val="24"/>
        </w:rPr>
        <w:t>3.4 ONNX Runtime推理优化</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_Toc29440 \h </w:instrText>
      </w:r>
      <w:r>
        <w:rPr>
          <w:rFonts w:ascii="宋体" w:hAnsi="宋体" w:eastAsia="宋体"/>
          <w:sz w:val="24"/>
        </w:rPr>
        <w:fldChar w:fldCharType="separate"/>
      </w:r>
      <w:r>
        <w:rPr>
          <w:rFonts w:ascii="宋体" w:hAnsi="宋体" w:eastAsia="宋体"/>
          <w:sz w:val="24"/>
        </w:rPr>
        <w:t>24</w:t>
      </w:r>
      <w:r>
        <w:rPr>
          <w:rFonts w:ascii="宋体" w:hAnsi="宋体" w:eastAsia="宋体"/>
          <w:sz w:val="24"/>
        </w:rPr>
        <w:fldChar w:fldCharType="end"/>
      </w:r>
      <w:r>
        <w:rPr>
          <w:rFonts w:ascii="宋体" w:hAnsi="宋体" w:eastAsia="宋体"/>
          <w:sz w:val="24"/>
          <w:szCs w:val="24"/>
        </w:rPr>
        <w:fldChar w:fldCharType="end"/>
      </w:r>
    </w:p>
    <w:p w14:paraId="667DBD1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_Toc24831 </w:instrText>
      </w:r>
      <w:r>
        <w:rPr>
          <w:rFonts w:ascii="宋体" w:hAnsi="宋体" w:eastAsia="宋体"/>
          <w:sz w:val="24"/>
          <w:szCs w:val="24"/>
        </w:rPr>
        <w:fldChar w:fldCharType="separate"/>
      </w:r>
      <w:r>
        <w:rPr>
          <w:rFonts w:hint="eastAsia" w:ascii="宋体" w:hAnsi="宋体" w:eastAsia="宋体"/>
          <w:sz w:val="24"/>
        </w:rPr>
        <w:t>3.4.1 推理优化方案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_Toc24831 \h </w:instrText>
      </w:r>
      <w:r>
        <w:rPr>
          <w:rFonts w:ascii="宋体" w:hAnsi="宋体" w:eastAsia="宋体"/>
          <w:sz w:val="24"/>
        </w:rPr>
        <w:fldChar w:fldCharType="separate"/>
      </w:r>
      <w:r>
        <w:rPr>
          <w:rFonts w:ascii="宋体" w:hAnsi="宋体" w:eastAsia="宋体"/>
          <w:sz w:val="24"/>
        </w:rPr>
        <w:t>24</w:t>
      </w:r>
      <w:r>
        <w:rPr>
          <w:rFonts w:ascii="宋体" w:hAnsi="宋体" w:eastAsia="宋体"/>
          <w:sz w:val="24"/>
        </w:rPr>
        <w:fldChar w:fldCharType="end"/>
      </w:r>
      <w:r>
        <w:rPr>
          <w:rFonts w:ascii="宋体" w:hAnsi="宋体" w:eastAsia="宋体"/>
          <w:sz w:val="24"/>
          <w:szCs w:val="24"/>
        </w:rPr>
        <w:fldChar w:fldCharType="end"/>
      </w:r>
    </w:p>
    <w:p w14:paraId="53162FE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_Toc3820 </w:instrText>
      </w:r>
      <w:r>
        <w:rPr>
          <w:rFonts w:ascii="宋体" w:hAnsi="宋体" w:eastAsia="宋体"/>
          <w:sz w:val="24"/>
          <w:szCs w:val="24"/>
        </w:rPr>
        <w:fldChar w:fldCharType="separate"/>
      </w:r>
      <w:r>
        <w:rPr>
          <w:rFonts w:hint="eastAsia" w:ascii="宋体" w:hAnsi="宋体" w:eastAsia="宋体"/>
          <w:sz w:val="24"/>
        </w:rPr>
        <w:t>3.4.2 多模型管理方案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_Toc3820 \h </w:instrText>
      </w:r>
      <w:r>
        <w:rPr>
          <w:rFonts w:ascii="宋体" w:hAnsi="宋体" w:eastAsia="宋体"/>
          <w:sz w:val="24"/>
        </w:rPr>
        <w:fldChar w:fldCharType="separate"/>
      </w:r>
      <w:r>
        <w:rPr>
          <w:rFonts w:ascii="宋体" w:hAnsi="宋体" w:eastAsia="宋体"/>
          <w:sz w:val="24"/>
        </w:rPr>
        <w:t>24</w:t>
      </w:r>
      <w:r>
        <w:rPr>
          <w:rFonts w:ascii="宋体" w:hAnsi="宋体" w:eastAsia="宋体"/>
          <w:sz w:val="24"/>
        </w:rPr>
        <w:fldChar w:fldCharType="end"/>
      </w:r>
      <w:r>
        <w:rPr>
          <w:rFonts w:ascii="宋体" w:hAnsi="宋体" w:eastAsia="宋体"/>
          <w:sz w:val="24"/>
          <w:szCs w:val="24"/>
        </w:rPr>
        <w:fldChar w:fldCharType="end"/>
      </w:r>
    </w:p>
    <w:p w14:paraId="54D9249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_Toc1049 </w:instrText>
      </w:r>
      <w:r>
        <w:rPr>
          <w:rFonts w:ascii="宋体" w:hAnsi="宋体" w:eastAsia="宋体"/>
          <w:sz w:val="24"/>
          <w:szCs w:val="24"/>
        </w:rPr>
        <w:fldChar w:fldCharType="separate"/>
      </w:r>
      <w:r>
        <w:rPr>
          <w:rFonts w:hint="eastAsia" w:ascii="宋体" w:hAnsi="宋体" w:eastAsia="宋体"/>
          <w:sz w:val="24"/>
        </w:rPr>
        <w:t>3.4.3 Zero-DCE低光照增强的ONNX实现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_Toc1049 \h </w:instrText>
      </w:r>
      <w:r>
        <w:rPr>
          <w:rFonts w:ascii="宋体" w:hAnsi="宋体" w:eastAsia="宋体"/>
          <w:sz w:val="24"/>
        </w:rPr>
        <w:fldChar w:fldCharType="separate"/>
      </w:r>
      <w:r>
        <w:rPr>
          <w:rFonts w:ascii="宋体" w:hAnsi="宋体" w:eastAsia="宋体"/>
          <w:sz w:val="24"/>
        </w:rPr>
        <w:t>25</w:t>
      </w:r>
      <w:r>
        <w:rPr>
          <w:rFonts w:ascii="宋体" w:hAnsi="宋体" w:eastAsia="宋体"/>
          <w:sz w:val="24"/>
        </w:rPr>
        <w:fldChar w:fldCharType="end"/>
      </w:r>
      <w:r>
        <w:rPr>
          <w:rFonts w:ascii="宋体" w:hAnsi="宋体" w:eastAsia="宋体"/>
          <w:sz w:val="24"/>
          <w:szCs w:val="24"/>
        </w:rPr>
        <w:fldChar w:fldCharType="end"/>
      </w:r>
    </w:p>
    <w:p w14:paraId="3F4DF935">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_Toc13226 </w:instrText>
      </w:r>
      <w:r>
        <w:rPr>
          <w:rFonts w:ascii="宋体" w:hAnsi="宋体" w:eastAsia="宋体"/>
          <w:sz w:val="24"/>
          <w:szCs w:val="24"/>
        </w:rPr>
        <w:fldChar w:fldCharType="separate"/>
      </w:r>
      <w:r>
        <w:rPr>
          <w:rFonts w:hint="eastAsia" w:ascii="宋体" w:hAnsi="宋体" w:eastAsia="宋体"/>
          <w:sz w:val="24"/>
        </w:rPr>
        <w:t>3.5 性能评测系统</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_Toc13226 \h </w:instrText>
      </w:r>
      <w:r>
        <w:rPr>
          <w:rFonts w:ascii="宋体" w:hAnsi="宋体" w:eastAsia="宋体"/>
          <w:sz w:val="24"/>
        </w:rPr>
        <w:fldChar w:fldCharType="separate"/>
      </w:r>
      <w:r>
        <w:rPr>
          <w:rFonts w:ascii="宋体" w:hAnsi="宋体" w:eastAsia="宋体"/>
          <w:sz w:val="24"/>
        </w:rPr>
        <w:t>26</w:t>
      </w:r>
      <w:r>
        <w:rPr>
          <w:rFonts w:ascii="宋体" w:hAnsi="宋体" w:eastAsia="宋体"/>
          <w:sz w:val="24"/>
        </w:rPr>
        <w:fldChar w:fldCharType="end"/>
      </w:r>
      <w:r>
        <w:rPr>
          <w:rFonts w:ascii="宋体" w:hAnsi="宋体" w:eastAsia="宋体"/>
          <w:sz w:val="24"/>
          <w:szCs w:val="24"/>
        </w:rPr>
        <w:fldChar w:fldCharType="end"/>
      </w:r>
    </w:p>
    <w:p w14:paraId="523F22B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_Toc5083 </w:instrText>
      </w:r>
      <w:r>
        <w:rPr>
          <w:rFonts w:ascii="宋体" w:hAnsi="宋体" w:eastAsia="宋体"/>
          <w:sz w:val="24"/>
          <w:szCs w:val="24"/>
        </w:rPr>
        <w:fldChar w:fldCharType="separate"/>
      </w:r>
      <w:r>
        <w:rPr>
          <w:rFonts w:hint="eastAsia" w:ascii="宋体" w:hAnsi="宋体" w:eastAsia="宋体"/>
          <w:sz w:val="24"/>
        </w:rPr>
        <w:t>3.5.1 评估指标体系</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_Toc5083 \h </w:instrText>
      </w:r>
      <w:r>
        <w:rPr>
          <w:rFonts w:ascii="宋体" w:hAnsi="宋体" w:eastAsia="宋体"/>
          <w:sz w:val="24"/>
        </w:rPr>
        <w:fldChar w:fldCharType="separate"/>
      </w:r>
      <w:r>
        <w:rPr>
          <w:rFonts w:ascii="宋体" w:hAnsi="宋体" w:eastAsia="宋体"/>
          <w:sz w:val="24"/>
        </w:rPr>
        <w:t>26</w:t>
      </w:r>
      <w:r>
        <w:rPr>
          <w:rFonts w:ascii="宋体" w:hAnsi="宋体" w:eastAsia="宋体"/>
          <w:sz w:val="24"/>
        </w:rPr>
        <w:fldChar w:fldCharType="end"/>
      </w:r>
      <w:r>
        <w:rPr>
          <w:rFonts w:ascii="宋体" w:hAnsi="宋体" w:eastAsia="宋体"/>
          <w:sz w:val="24"/>
          <w:szCs w:val="24"/>
        </w:rPr>
        <w:fldChar w:fldCharType="end"/>
      </w:r>
    </w:p>
    <w:p w14:paraId="2E498FB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_Toc4618 </w:instrText>
      </w:r>
      <w:r>
        <w:rPr>
          <w:rFonts w:ascii="宋体" w:hAnsi="宋体" w:eastAsia="宋体"/>
          <w:sz w:val="24"/>
          <w:szCs w:val="24"/>
        </w:rPr>
        <w:fldChar w:fldCharType="separate"/>
      </w:r>
      <w:r>
        <w:rPr>
          <w:rFonts w:hint="eastAsia" w:ascii="宋体" w:hAnsi="宋体" w:eastAsia="宋体"/>
          <w:sz w:val="24"/>
        </w:rPr>
        <w:t>3.5.2 评测指标实现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_Toc4618 \h </w:instrText>
      </w:r>
      <w:r>
        <w:rPr>
          <w:rFonts w:ascii="宋体" w:hAnsi="宋体" w:eastAsia="宋体"/>
          <w:sz w:val="24"/>
        </w:rPr>
        <w:fldChar w:fldCharType="separate"/>
      </w:r>
      <w:r>
        <w:rPr>
          <w:rFonts w:ascii="宋体" w:hAnsi="宋体" w:eastAsia="宋体"/>
          <w:sz w:val="24"/>
        </w:rPr>
        <w:t>27</w:t>
      </w:r>
      <w:r>
        <w:rPr>
          <w:rFonts w:ascii="宋体" w:hAnsi="宋体" w:eastAsia="宋体"/>
          <w:sz w:val="24"/>
        </w:rPr>
        <w:fldChar w:fldCharType="end"/>
      </w:r>
      <w:r>
        <w:rPr>
          <w:rFonts w:ascii="宋体" w:hAnsi="宋体" w:eastAsia="宋体"/>
          <w:sz w:val="24"/>
          <w:szCs w:val="24"/>
        </w:rPr>
        <w:fldChar w:fldCharType="end"/>
      </w:r>
    </w:p>
    <w:p w14:paraId="0F4E09A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_Toc14563 </w:instrText>
      </w:r>
      <w:r>
        <w:rPr>
          <w:rFonts w:ascii="宋体" w:hAnsi="宋体" w:eastAsia="宋体"/>
          <w:sz w:val="24"/>
          <w:szCs w:val="24"/>
        </w:rPr>
        <w:fldChar w:fldCharType="separate"/>
      </w:r>
      <w:r>
        <w:rPr>
          <w:rFonts w:hint="eastAsia" w:ascii="宋体" w:hAnsi="宋体" w:eastAsia="宋体"/>
          <w:sz w:val="24"/>
        </w:rPr>
        <w:t>3.5.3 评测流程设计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_Toc14563 \h </w:instrText>
      </w:r>
      <w:r>
        <w:rPr>
          <w:rFonts w:ascii="宋体" w:hAnsi="宋体" w:eastAsia="宋体"/>
          <w:sz w:val="24"/>
        </w:rPr>
        <w:fldChar w:fldCharType="separate"/>
      </w:r>
      <w:r>
        <w:rPr>
          <w:rFonts w:ascii="宋体" w:hAnsi="宋体" w:eastAsia="宋体"/>
          <w:sz w:val="24"/>
        </w:rPr>
        <w:t>29</w:t>
      </w:r>
      <w:r>
        <w:rPr>
          <w:rFonts w:ascii="宋体" w:hAnsi="宋体" w:eastAsia="宋体"/>
          <w:sz w:val="24"/>
        </w:rPr>
        <w:fldChar w:fldCharType="end"/>
      </w:r>
      <w:r>
        <w:rPr>
          <w:rFonts w:ascii="宋体" w:hAnsi="宋体" w:eastAsia="宋体"/>
          <w:sz w:val="24"/>
          <w:szCs w:val="24"/>
        </w:rPr>
        <w:fldChar w:fldCharType="end"/>
      </w:r>
    </w:p>
    <w:p w14:paraId="028A642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_Toc10010 </w:instrText>
      </w:r>
      <w:r>
        <w:rPr>
          <w:rFonts w:ascii="宋体" w:hAnsi="宋体" w:eastAsia="宋体"/>
          <w:sz w:val="24"/>
          <w:szCs w:val="24"/>
        </w:rPr>
        <w:fldChar w:fldCharType="separate"/>
      </w:r>
      <w:r>
        <w:rPr>
          <w:rFonts w:ascii="宋体" w:hAnsi="宋体" w:eastAsia="宋体"/>
          <w:sz w:val="24"/>
        </w:rPr>
        <w:t>4 系统设计与实现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_Toc10010 \h </w:instrText>
      </w:r>
      <w:r>
        <w:rPr>
          <w:rFonts w:ascii="宋体" w:hAnsi="宋体" w:eastAsia="宋体"/>
          <w:sz w:val="24"/>
        </w:rPr>
        <w:fldChar w:fldCharType="separate"/>
      </w:r>
      <w:r>
        <w:rPr>
          <w:rFonts w:ascii="宋体" w:hAnsi="宋体" w:eastAsia="宋体"/>
          <w:sz w:val="24"/>
        </w:rPr>
        <w:t>30</w:t>
      </w:r>
      <w:r>
        <w:rPr>
          <w:rFonts w:ascii="宋体" w:hAnsi="宋体" w:eastAsia="宋体"/>
          <w:sz w:val="24"/>
        </w:rPr>
        <w:fldChar w:fldCharType="end"/>
      </w:r>
      <w:r>
        <w:rPr>
          <w:rFonts w:ascii="宋体" w:hAnsi="宋体" w:eastAsia="宋体"/>
          <w:sz w:val="24"/>
          <w:szCs w:val="24"/>
        </w:rPr>
        <w:fldChar w:fldCharType="end"/>
      </w:r>
    </w:p>
    <w:p w14:paraId="4571B693">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_Toc8034 </w:instrText>
      </w:r>
      <w:r>
        <w:rPr>
          <w:rFonts w:ascii="宋体" w:hAnsi="宋体" w:eastAsia="宋体"/>
          <w:sz w:val="24"/>
          <w:szCs w:val="24"/>
        </w:rPr>
        <w:fldChar w:fldCharType="separate"/>
      </w:r>
      <w:r>
        <w:rPr>
          <w:rFonts w:ascii="宋体" w:hAnsi="宋体" w:eastAsia="宋体"/>
          <w:sz w:val="24"/>
        </w:rPr>
        <w:t>4.1 系统总体架构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_Toc8034 \h </w:instrText>
      </w:r>
      <w:r>
        <w:rPr>
          <w:rFonts w:ascii="宋体" w:hAnsi="宋体" w:eastAsia="宋体"/>
          <w:sz w:val="24"/>
        </w:rPr>
        <w:fldChar w:fldCharType="separate"/>
      </w:r>
      <w:r>
        <w:rPr>
          <w:rFonts w:ascii="宋体" w:hAnsi="宋体" w:eastAsia="宋体"/>
          <w:sz w:val="24"/>
        </w:rPr>
        <w:t>30</w:t>
      </w:r>
      <w:r>
        <w:rPr>
          <w:rFonts w:ascii="宋体" w:hAnsi="宋体" w:eastAsia="宋体"/>
          <w:sz w:val="24"/>
        </w:rPr>
        <w:fldChar w:fldCharType="end"/>
      </w:r>
      <w:r>
        <w:rPr>
          <w:rFonts w:ascii="宋体" w:hAnsi="宋体" w:eastAsia="宋体"/>
          <w:sz w:val="24"/>
          <w:szCs w:val="24"/>
        </w:rPr>
        <w:fldChar w:fldCharType="end"/>
      </w:r>
    </w:p>
    <w:p w14:paraId="3BC089A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_Toc27698 </w:instrText>
      </w:r>
      <w:r>
        <w:rPr>
          <w:rFonts w:ascii="宋体" w:hAnsi="宋体" w:eastAsia="宋体"/>
          <w:sz w:val="24"/>
          <w:szCs w:val="24"/>
        </w:rPr>
        <w:fldChar w:fldCharType="separate"/>
      </w:r>
      <w:r>
        <w:rPr>
          <w:rFonts w:ascii="宋体" w:hAnsi="宋体" w:eastAsia="宋体"/>
          <w:sz w:val="24"/>
        </w:rPr>
        <w:t>4.2 前端设计与实现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_Toc27698 \h </w:instrText>
      </w:r>
      <w:r>
        <w:rPr>
          <w:rFonts w:ascii="宋体" w:hAnsi="宋体" w:eastAsia="宋体"/>
          <w:sz w:val="24"/>
        </w:rPr>
        <w:fldChar w:fldCharType="separate"/>
      </w:r>
      <w:r>
        <w:rPr>
          <w:rFonts w:ascii="宋体" w:hAnsi="宋体" w:eastAsia="宋体"/>
          <w:sz w:val="24"/>
        </w:rPr>
        <w:t>30</w:t>
      </w:r>
      <w:r>
        <w:rPr>
          <w:rFonts w:ascii="宋体" w:hAnsi="宋体" w:eastAsia="宋体"/>
          <w:sz w:val="24"/>
        </w:rPr>
        <w:fldChar w:fldCharType="end"/>
      </w:r>
      <w:r>
        <w:rPr>
          <w:rFonts w:ascii="宋体" w:hAnsi="宋体" w:eastAsia="宋体"/>
          <w:sz w:val="24"/>
          <w:szCs w:val="24"/>
        </w:rPr>
        <w:fldChar w:fldCharType="end"/>
      </w:r>
    </w:p>
    <w:p w14:paraId="79B08D1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_Toc10615 </w:instrText>
      </w:r>
      <w:r>
        <w:rPr>
          <w:rFonts w:ascii="宋体" w:hAnsi="宋体" w:eastAsia="宋体"/>
          <w:sz w:val="24"/>
          <w:szCs w:val="24"/>
        </w:rPr>
        <w:fldChar w:fldCharType="separate"/>
      </w:r>
      <w:r>
        <w:rPr>
          <w:rFonts w:ascii="宋体" w:hAnsi="宋体" w:eastAsia="宋体"/>
          <w:sz w:val="24"/>
        </w:rPr>
        <w:t>4.2.1 页面结构设计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_Toc10615 \h </w:instrText>
      </w:r>
      <w:r>
        <w:rPr>
          <w:rFonts w:ascii="宋体" w:hAnsi="宋体" w:eastAsia="宋体"/>
          <w:sz w:val="24"/>
        </w:rPr>
        <w:fldChar w:fldCharType="separate"/>
      </w:r>
      <w:r>
        <w:rPr>
          <w:rFonts w:ascii="宋体" w:hAnsi="宋体" w:eastAsia="宋体"/>
          <w:sz w:val="24"/>
        </w:rPr>
        <w:t>30</w:t>
      </w:r>
      <w:r>
        <w:rPr>
          <w:rFonts w:ascii="宋体" w:hAnsi="宋体" w:eastAsia="宋体"/>
          <w:sz w:val="24"/>
        </w:rPr>
        <w:fldChar w:fldCharType="end"/>
      </w:r>
      <w:r>
        <w:rPr>
          <w:rFonts w:ascii="宋体" w:hAnsi="宋体" w:eastAsia="宋体"/>
          <w:sz w:val="24"/>
          <w:szCs w:val="24"/>
        </w:rPr>
        <w:fldChar w:fldCharType="end"/>
      </w:r>
    </w:p>
    <w:p w14:paraId="5F444D1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_Toc30844 </w:instrText>
      </w:r>
      <w:r>
        <w:rPr>
          <w:rFonts w:ascii="宋体" w:hAnsi="宋体" w:eastAsia="宋体"/>
          <w:sz w:val="24"/>
          <w:szCs w:val="24"/>
        </w:rPr>
        <w:fldChar w:fldCharType="separate"/>
      </w:r>
      <w:r>
        <w:rPr>
          <w:rFonts w:ascii="宋体" w:hAnsi="宋体" w:eastAsia="宋体"/>
          <w:sz w:val="24"/>
        </w:rPr>
        <w:t>4.2.2 图片识别模块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_Toc30844 \h </w:instrText>
      </w:r>
      <w:r>
        <w:rPr>
          <w:rFonts w:ascii="宋体" w:hAnsi="宋体" w:eastAsia="宋体"/>
          <w:sz w:val="24"/>
        </w:rPr>
        <w:fldChar w:fldCharType="separate"/>
      </w:r>
      <w:r>
        <w:rPr>
          <w:rFonts w:ascii="宋体" w:hAnsi="宋体" w:eastAsia="宋体"/>
          <w:sz w:val="24"/>
        </w:rPr>
        <w:t>31</w:t>
      </w:r>
      <w:r>
        <w:rPr>
          <w:rFonts w:ascii="宋体" w:hAnsi="宋体" w:eastAsia="宋体"/>
          <w:sz w:val="24"/>
        </w:rPr>
        <w:fldChar w:fldCharType="end"/>
      </w:r>
      <w:r>
        <w:rPr>
          <w:rFonts w:ascii="宋体" w:hAnsi="宋体" w:eastAsia="宋体"/>
          <w:sz w:val="24"/>
          <w:szCs w:val="24"/>
        </w:rPr>
        <w:fldChar w:fldCharType="end"/>
      </w:r>
    </w:p>
    <w:p w14:paraId="22E59198">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_Toc24862 </w:instrText>
      </w:r>
      <w:r>
        <w:rPr>
          <w:rFonts w:ascii="宋体" w:hAnsi="宋体" w:eastAsia="宋体"/>
          <w:sz w:val="24"/>
          <w:szCs w:val="24"/>
        </w:rPr>
        <w:fldChar w:fldCharType="separate"/>
      </w:r>
      <w:r>
        <w:rPr>
          <w:rFonts w:ascii="宋体" w:hAnsi="宋体" w:eastAsia="宋体"/>
          <w:sz w:val="24"/>
        </w:rPr>
        <w:t>4.2.3 视频识别模块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_Toc24862 \h </w:instrText>
      </w:r>
      <w:r>
        <w:rPr>
          <w:rFonts w:ascii="宋体" w:hAnsi="宋体" w:eastAsia="宋体"/>
          <w:sz w:val="24"/>
        </w:rPr>
        <w:fldChar w:fldCharType="separate"/>
      </w:r>
      <w:r>
        <w:rPr>
          <w:rFonts w:ascii="宋体" w:hAnsi="宋体" w:eastAsia="宋体"/>
          <w:sz w:val="24"/>
        </w:rPr>
        <w:t>32</w:t>
      </w:r>
      <w:r>
        <w:rPr>
          <w:rFonts w:ascii="宋体" w:hAnsi="宋体" w:eastAsia="宋体"/>
          <w:sz w:val="24"/>
        </w:rPr>
        <w:fldChar w:fldCharType="end"/>
      </w:r>
      <w:r>
        <w:rPr>
          <w:rFonts w:ascii="宋体" w:hAnsi="宋体" w:eastAsia="宋体"/>
          <w:sz w:val="24"/>
          <w:szCs w:val="24"/>
        </w:rPr>
        <w:fldChar w:fldCharType="end"/>
      </w:r>
    </w:p>
    <w:p w14:paraId="08E56EB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_Toc10131 </w:instrText>
      </w:r>
      <w:r>
        <w:rPr>
          <w:rFonts w:ascii="宋体" w:hAnsi="宋体" w:eastAsia="宋体"/>
          <w:sz w:val="24"/>
          <w:szCs w:val="24"/>
        </w:rPr>
        <w:fldChar w:fldCharType="separate"/>
      </w:r>
      <w:r>
        <w:rPr>
          <w:rFonts w:ascii="宋体" w:hAnsi="宋体" w:eastAsia="宋体"/>
          <w:sz w:val="24"/>
        </w:rPr>
        <w:t>4.2.4 摄像头实时识别模块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_Toc10131 \h </w:instrText>
      </w:r>
      <w:r>
        <w:rPr>
          <w:rFonts w:ascii="宋体" w:hAnsi="宋体" w:eastAsia="宋体"/>
          <w:sz w:val="24"/>
        </w:rPr>
        <w:fldChar w:fldCharType="separate"/>
      </w:r>
      <w:r>
        <w:rPr>
          <w:rFonts w:ascii="宋体" w:hAnsi="宋体" w:eastAsia="宋体"/>
          <w:sz w:val="24"/>
        </w:rPr>
        <w:t>33</w:t>
      </w:r>
      <w:r>
        <w:rPr>
          <w:rFonts w:ascii="宋体" w:hAnsi="宋体" w:eastAsia="宋体"/>
          <w:sz w:val="24"/>
        </w:rPr>
        <w:fldChar w:fldCharType="end"/>
      </w:r>
      <w:r>
        <w:rPr>
          <w:rFonts w:ascii="宋体" w:hAnsi="宋体" w:eastAsia="宋体"/>
          <w:sz w:val="24"/>
          <w:szCs w:val="24"/>
        </w:rPr>
        <w:fldChar w:fldCharType="end"/>
      </w:r>
    </w:p>
    <w:p w14:paraId="2A1A2F4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_Toc3795 </w:instrText>
      </w:r>
      <w:r>
        <w:rPr>
          <w:rFonts w:ascii="宋体" w:hAnsi="宋体" w:eastAsia="宋体"/>
          <w:sz w:val="24"/>
          <w:szCs w:val="24"/>
        </w:rPr>
        <w:fldChar w:fldCharType="separate"/>
      </w:r>
      <w:r>
        <w:rPr>
          <w:rFonts w:ascii="宋体" w:hAnsi="宋体" w:eastAsia="宋体"/>
          <w:sz w:val="24"/>
        </w:rPr>
        <w:t>4.2.5 历史记录模块</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_Toc3795 \h </w:instrText>
      </w:r>
      <w:r>
        <w:rPr>
          <w:rFonts w:ascii="宋体" w:hAnsi="宋体" w:eastAsia="宋体"/>
          <w:sz w:val="24"/>
        </w:rPr>
        <w:fldChar w:fldCharType="separate"/>
      </w:r>
      <w:r>
        <w:rPr>
          <w:rFonts w:ascii="宋体" w:hAnsi="宋体" w:eastAsia="宋体"/>
          <w:sz w:val="24"/>
        </w:rPr>
        <w:t>34</w:t>
      </w:r>
      <w:r>
        <w:rPr>
          <w:rFonts w:ascii="宋体" w:hAnsi="宋体" w:eastAsia="宋体"/>
          <w:sz w:val="24"/>
        </w:rPr>
        <w:fldChar w:fldCharType="end"/>
      </w:r>
      <w:r>
        <w:rPr>
          <w:rFonts w:ascii="宋体" w:hAnsi="宋体" w:eastAsia="宋体"/>
          <w:sz w:val="24"/>
          <w:szCs w:val="24"/>
        </w:rPr>
        <w:fldChar w:fldCharType="end"/>
      </w:r>
    </w:p>
    <w:p w14:paraId="369B7CF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_Toc13863 </w:instrText>
      </w:r>
      <w:r>
        <w:rPr>
          <w:rFonts w:ascii="宋体" w:hAnsi="宋体" w:eastAsia="宋体"/>
          <w:sz w:val="24"/>
          <w:szCs w:val="24"/>
        </w:rPr>
        <w:fldChar w:fldCharType="separate"/>
      </w:r>
      <w:r>
        <w:rPr>
          <w:rFonts w:ascii="宋体" w:hAnsi="宋体" w:eastAsia="宋体"/>
          <w:sz w:val="24"/>
        </w:rPr>
        <w:t>4.2.6 测试结果分析页面</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_Toc13863 \h </w:instrText>
      </w:r>
      <w:r>
        <w:rPr>
          <w:rFonts w:ascii="宋体" w:hAnsi="宋体" w:eastAsia="宋体"/>
          <w:sz w:val="24"/>
        </w:rPr>
        <w:fldChar w:fldCharType="separate"/>
      </w:r>
      <w:r>
        <w:rPr>
          <w:rFonts w:ascii="宋体" w:hAnsi="宋体" w:eastAsia="宋体"/>
          <w:sz w:val="24"/>
        </w:rPr>
        <w:t>35</w:t>
      </w:r>
      <w:r>
        <w:rPr>
          <w:rFonts w:ascii="宋体" w:hAnsi="宋体" w:eastAsia="宋体"/>
          <w:sz w:val="24"/>
        </w:rPr>
        <w:fldChar w:fldCharType="end"/>
      </w:r>
      <w:r>
        <w:rPr>
          <w:rFonts w:ascii="宋体" w:hAnsi="宋体" w:eastAsia="宋体"/>
          <w:sz w:val="24"/>
          <w:szCs w:val="24"/>
        </w:rPr>
        <w:fldChar w:fldCharType="end"/>
      </w:r>
    </w:p>
    <w:p w14:paraId="743E72FE">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_Toc16926 </w:instrText>
      </w:r>
      <w:r>
        <w:rPr>
          <w:rFonts w:ascii="宋体" w:hAnsi="宋体" w:eastAsia="宋体"/>
          <w:sz w:val="24"/>
          <w:szCs w:val="24"/>
        </w:rPr>
        <w:fldChar w:fldCharType="separate"/>
      </w:r>
      <w:r>
        <w:rPr>
          <w:rFonts w:ascii="宋体" w:hAnsi="宋体" w:eastAsia="宋体"/>
          <w:sz w:val="24"/>
        </w:rPr>
        <w:t>4.3 后端路由设计与实现</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_Toc16926 \h </w:instrText>
      </w:r>
      <w:r>
        <w:rPr>
          <w:rFonts w:ascii="宋体" w:hAnsi="宋体" w:eastAsia="宋体"/>
          <w:sz w:val="24"/>
        </w:rPr>
        <w:fldChar w:fldCharType="separate"/>
      </w:r>
      <w:r>
        <w:rPr>
          <w:rFonts w:ascii="宋体" w:hAnsi="宋体" w:eastAsia="宋体"/>
          <w:sz w:val="24"/>
        </w:rPr>
        <w:t>36</w:t>
      </w:r>
      <w:r>
        <w:rPr>
          <w:rFonts w:ascii="宋体" w:hAnsi="宋体" w:eastAsia="宋体"/>
          <w:sz w:val="24"/>
        </w:rPr>
        <w:fldChar w:fldCharType="end"/>
      </w:r>
      <w:r>
        <w:rPr>
          <w:rFonts w:ascii="宋体" w:hAnsi="宋体" w:eastAsia="宋体"/>
          <w:sz w:val="24"/>
          <w:szCs w:val="24"/>
        </w:rPr>
        <w:fldChar w:fldCharType="end"/>
      </w:r>
    </w:p>
    <w:p w14:paraId="276D3EE7">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_Toc3282 </w:instrText>
      </w:r>
      <w:r>
        <w:rPr>
          <w:rFonts w:ascii="宋体" w:hAnsi="宋体" w:eastAsia="宋体"/>
          <w:sz w:val="24"/>
          <w:szCs w:val="24"/>
        </w:rPr>
        <w:fldChar w:fldCharType="separate"/>
      </w:r>
      <w:r>
        <w:rPr>
          <w:rFonts w:ascii="宋体" w:hAnsi="宋体" w:eastAsia="宋体"/>
          <w:sz w:val="24"/>
        </w:rPr>
        <w:t>4.3.1 图像处理路由</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_Toc3282 \h </w:instrText>
      </w:r>
      <w:r>
        <w:rPr>
          <w:rFonts w:ascii="宋体" w:hAnsi="宋体" w:eastAsia="宋体"/>
          <w:sz w:val="24"/>
        </w:rPr>
        <w:fldChar w:fldCharType="separate"/>
      </w:r>
      <w:r>
        <w:rPr>
          <w:rFonts w:ascii="宋体" w:hAnsi="宋体" w:eastAsia="宋体"/>
          <w:sz w:val="24"/>
        </w:rPr>
        <w:t>36</w:t>
      </w:r>
      <w:r>
        <w:rPr>
          <w:rFonts w:ascii="宋体" w:hAnsi="宋体" w:eastAsia="宋体"/>
          <w:sz w:val="24"/>
        </w:rPr>
        <w:fldChar w:fldCharType="end"/>
      </w:r>
      <w:r>
        <w:rPr>
          <w:rFonts w:ascii="宋体" w:hAnsi="宋体" w:eastAsia="宋体"/>
          <w:sz w:val="24"/>
          <w:szCs w:val="24"/>
        </w:rPr>
        <w:fldChar w:fldCharType="end"/>
      </w:r>
    </w:p>
    <w:p w14:paraId="051BA09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_Toc17308 </w:instrText>
      </w:r>
      <w:r>
        <w:rPr>
          <w:rFonts w:ascii="宋体" w:hAnsi="宋体" w:eastAsia="宋体"/>
          <w:sz w:val="24"/>
          <w:szCs w:val="24"/>
        </w:rPr>
        <w:fldChar w:fldCharType="separate"/>
      </w:r>
      <w:r>
        <w:rPr>
          <w:rFonts w:ascii="宋体" w:hAnsi="宋体" w:eastAsia="宋体"/>
          <w:sz w:val="24"/>
        </w:rPr>
        <w:t>4.3.2 视频处理路由</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_Toc17308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3F4B1AA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_Toc29309 </w:instrText>
      </w:r>
      <w:r>
        <w:rPr>
          <w:rFonts w:ascii="宋体" w:hAnsi="宋体" w:eastAsia="宋体"/>
          <w:sz w:val="24"/>
          <w:szCs w:val="24"/>
        </w:rPr>
        <w:fldChar w:fldCharType="separate"/>
      </w:r>
      <w:r>
        <w:rPr>
          <w:rFonts w:ascii="宋体" w:hAnsi="宋体" w:eastAsia="宋体"/>
          <w:sz w:val="24"/>
        </w:rPr>
        <w:t>4.3.3 摄像头实时检测路由</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_Toc29309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67865F68">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_Toc25673 </w:instrText>
      </w:r>
      <w:r>
        <w:rPr>
          <w:rFonts w:ascii="宋体" w:hAnsi="宋体" w:eastAsia="宋体"/>
          <w:sz w:val="24"/>
          <w:szCs w:val="24"/>
        </w:rPr>
        <w:fldChar w:fldCharType="separate"/>
      </w:r>
      <w:r>
        <w:rPr>
          <w:rFonts w:ascii="宋体" w:hAnsi="宋体" w:eastAsia="宋体"/>
          <w:sz w:val="24"/>
        </w:rPr>
        <w:t>4.4 数据库设计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_Toc25673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74D9ED4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_Toc27401 </w:instrText>
      </w:r>
      <w:r>
        <w:rPr>
          <w:rFonts w:ascii="宋体" w:hAnsi="宋体" w:eastAsia="宋体"/>
          <w:sz w:val="24"/>
          <w:szCs w:val="24"/>
        </w:rPr>
        <w:fldChar w:fldCharType="separate"/>
      </w:r>
      <w:r>
        <w:rPr>
          <w:rFonts w:ascii="宋体" w:hAnsi="宋体" w:eastAsia="宋体"/>
          <w:sz w:val="24"/>
        </w:rPr>
        <w:t>4.4.1 数据库选型与连接管理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_Toc27401 \h </w:instrText>
      </w:r>
      <w:r>
        <w:rPr>
          <w:rFonts w:ascii="宋体" w:hAnsi="宋体" w:eastAsia="宋体"/>
          <w:sz w:val="24"/>
        </w:rPr>
        <w:fldChar w:fldCharType="separate"/>
      </w:r>
      <w:r>
        <w:rPr>
          <w:rFonts w:ascii="宋体" w:hAnsi="宋体" w:eastAsia="宋体"/>
          <w:sz w:val="24"/>
        </w:rPr>
        <w:t>37</w:t>
      </w:r>
      <w:r>
        <w:rPr>
          <w:rFonts w:ascii="宋体" w:hAnsi="宋体" w:eastAsia="宋体"/>
          <w:sz w:val="24"/>
        </w:rPr>
        <w:fldChar w:fldCharType="end"/>
      </w:r>
      <w:r>
        <w:rPr>
          <w:rFonts w:ascii="宋体" w:hAnsi="宋体" w:eastAsia="宋体"/>
          <w:sz w:val="24"/>
          <w:szCs w:val="24"/>
        </w:rPr>
        <w:fldChar w:fldCharType="end"/>
      </w:r>
    </w:p>
    <w:p w14:paraId="0EDCB69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_Toc31760 </w:instrText>
      </w:r>
      <w:r>
        <w:rPr>
          <w:rFonts w:ascii="宋体" w:hAnsi="宋体" w:eastAsia="宋体"/>
          <w:sz w:val="24"/>
          <w:szCs w:val="24"/>
        </w:rPr>
        <w:fldChar w:fldCharType="separate"/>
      </w:r>
      <w:r>
        <w:rPr>
          <w:rFonts w:ascii="宋体" w:hAnsi="宋体" w:eastAsia="宋体"/>
          <w:sz w:val="24"/>
        </w:rPr>
        <w:t>4.4.2 数据表结构</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_Toc31760 \h </w:instrText>
      </w:r>
      <w:r>
        <w:rPr>
          <w:rFonts w:ascii="宋体" w:hAnsi="宋体" w:eastAsia="宋体"/>
          <w:sz w:val="24"/>
        </w:rPr>
        <w:fldChar w:fldCharType="separate"/>
      </w:r>
      <w:r>
        <w:rPr>
          <w:rFonts w:ascii="宋体" w:hAnsi="宋体" w:eastAsia="宋体"/>
          <w:sz w:val="24"/>
        </w:rPr>
        <w:t>38</w:t>
      </w:r>
      <w:r>
        <w:rPr>
          <w:rFonts w:ascii="宋体" w:hAnsi="宋体" w:eastAsia="宋体"/>
          <w:sz w:val="24"/>
        </w:rPr>
        <w:fldChar w:fldCharType="end"/>
      </w:r>
      <w:r>
        <w:rPr>
          <w:rFonts w:ascii="宋体" w:hAnsi="宋体" w:eastAsia="宋体"/>
          <w:sz w:val="24"/>
          <w:szCs w:val="24"/>
        </w:rPr>
        <w:fldChar w:fldCharType="end"/>
      </w:r>
    </w:p>
    <w:p w14:paraId="1F77AFC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_Toc27667 </w:instrText>
      </w:r>
      <w:r>
        <w:rPr>
          <w:rFonts w:ascii="宋体" w:hAnsi="宋体" w:eastAsia="宋体"/>
          <w:sz w:val="24"/>
          <w:szCs w:val="24"/>
        </w:rPr>
        <w:fldChar w:fldCharType="separate"/>
      </w:r>
      <w:r>
        <w:rPr>
          <w:rFonts w:ascii="宋体" w:hAnsi="宋体" w:eastAsia="宋体"/>
          <w:sz w:val="24"/>
        </w:rPr>
        <w:t>4.4.3 数据库操作封装</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_Toc27667 \h </w:instrText>
      </w:r>
      <w:r>
        <w:rPr>
          <w:rFonts w:ascii="宋体" w:hAnsi="宋体" w:eastAsia="宋体"/>
          <w:sz w:val="24"/>
        </w:rPr>
        <w:fldChar w:fldCharType="separate"/>
      </w:r>
      <w:r>
        <w:rPr>
          <w:rFonts w:ascii="宋体" w:hAnsi="宋体" w:eastAsia="宋体"/>
          <w:sz w:val="24"/>
        </w:rPr>
        <w:t>39</w:t>
      </w:r>
      <w:r>
        <w:rPr>
          <w:rFonts w:ascii="宋体" w:hAnsi="宋体" w:eastAsia="宋体"/>
          <w:sz w:val="24"/>
        </w:rPr>
        <w:fldChar w:fldCharType="end"/>
      </w:r>
      <w:r>
        <w:rPr>
          <w:rFonts w:ascii="宋体" w:hAnsi="宋体" w:eastAsia="宋体"/>
          <w:sz w:val="24"/>
          <w:szCs w:val="24"/>
        </w:rPr>
        <w:fldChar w:fldCharType="end"/>
      </w:r>
    </w:p>
    <w:p w14:paraId="1AD5EACC">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_Toc14834 </w:instrText>
      </w:r>
      <w:r>
        <w:rPr>
          <w:rFonts w:ascii="宋体" w:hAnsi="宋体" w:eastAsia="宋体"/>
          <w:sz w:val="24"/>
          <w:szCs w:val="24"/>
        </w:rPr>
        <w:fldChar w:fldCharType="separate"/>
      </w:r>
      <w:r>
        <w:rPr>
          <w:rFonts w:ascii="宋体" w:hAnsi="宋体" w:eastAsia="宋体"/>
          <w:sz w:val="24"/>
        </w:rPr>
        <w:t>4.5 视频流处理方案</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_Toc14834 \h </w:instrText>
      </w:r>
      <w:r>
        <w:rPr>
          <w:rFonts w:ascii="宋体" w:hAnsi="宋体" w:eastAsia="宋体"/>
          <w:sz w:val="24"/>
        </w:rPr>
        <w:fldChar w:fldCharType="separate"/>
      </w:r>
      <w:r>
        <w:rPr>
          <w:rFonts w:ascii="宋体" w:hAnsi="宋体" w:eastAsia="宋体"/>
          <w:sz w:val="24"/>
        </w:rPr>
        <w:t>39</w:t>
      </w:r>
      <w:r>
        <w:rPr>
          <w:rFonts w:ascii="宋体" w:hAnsi="宋体" w:eastAsia="宋体"/>
          <w:sz w:val="24"/>
        </w:rPr>
        <w:fldChar w:fldCharType="end"/>
      </w:r>
      <w:r>
        <w:rPr>
          <w:rFonts w:ascii="宋体" w:hAnsi="宋体" w:eastAsia="宋体"/>
          <w:sz w:val="24"/>
          <w:szCs w:val="24"/>
        </w:rPr>
        <w:fldChar w:fldCharType="end"/>
      </w:r>
    </w:p>
    <w:p w14:paraId="532B7D4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_Toc8464 </w:instrText>
      </w:r>
      <w:r>
        <w:rPr>
          <w:rFonts w:ascii="宋体" w:hAnsi="宋体" w:eastAsia="宋体"/>
          <w:sz w:val="24"/>
          <w:szCs w:val="24"/>
        </w:rPr>
        <w:fldChar w:fldCharType="separate"/>
      </w:r>
      <w:r>
        <w:rPr>
          <w:rFonts w:ascii="宋体" w:hAnsi="宋体" w:eastAsia="宋体"/>
          <w:sz w:val="24"/>
        </w:rPr>
        <w:t>4.6 图像增强服务的多模型管理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_Toc8464 \h </w:instrText>
      </w:r>
      <w:r>
        <w:rPr>
          <w:rFonts w:ascii="宋体" w:hAnsi="宋体" w:eastAsia="宋体"/>
          <w:sz w:val="24"/>
        </w:rPr>
        <w:fldChar w:fldCharType="separate"/>
      </w:r>
      <w:r>
        <w:rPr>
          <w:rFonts w:ascii="宋体" w:hAnsi="宋体" w:eastAsia="宋体"/>
          <w:sz w:val="24"/>
        </w:rPr>
        <w:t>39</w:t>
      </w:r>
      <w:r>
        <w:rPr>
          <w:rFonts w:ascii="宋体" w:hAnsi="宋体" w:eastAsia="宋体"/>
          <w:sz w:val="24"/>
        </w:rPr>
        <w:fldChar w:fldCharType="end"/>
      </w:r>
      <w:r>
        <w:rPr>
          <w:rFonts w:ascii="宋体" w:hAnsi="宋体" w:eastAsia="宋体"/>
          <w:sz w:val="24"/>
          <w:szCs w:val="24"/>
        </w:rPr>
        <w:fldChar w:fldCharType="end"/>
      </w:r>
    </w:p>
    <w:p w14:paraId="434DA573">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_Toc14908 </w:instrText>
      </w:r>
      <w:r>
        <w:rPr>
          <w:rFonts w:ascii="宋体" w:hAnsi="宋体" w:eastAsia="宋体"/>
          <w:sz w:val="24"/>
          <w:szCs w:val="24"/>
        </w:rPr>
        <w:fldChar w:fldCharType="separate"/>
      </w:r>
      <w:r>
        <w:rPr>
          <w:rFonts w:ascii="宋体" w:hAnsi="宋体" w:eastAsia="宋体"/>
          <w:sz w:val="24"/>
        </w:rPr>
        <w:t>4.7 系统安全性设计</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_Toc14908 \h </w:instrText>
      </w:r>
      <w:r>
        <w:rPr>
          <w:rFonts w:ascii="宋体" w:hAnsi="宋体" w:eastAsia="宋体"/>
          <w:sz w:val="24"/>
        </w:rPr>
        <w:fldChar w:fldCharType="separate"/>
      </w:r>
      <w:r>
        <w:rPr>
          <w:rFonts w:ascii="宋体" w:hAnsi="宋体" w:eastAsia="宋体"/>
          <w:sz w:val="24"/>
        </w:rPr>
        <w:t>40</w:t>
      </w:r>
      <w:r>
        <w:rPr>
          <w:rFonts w:ascii="宋体" w:hAnsi="宋体" w:eastAsia="宋体"/>
          <w:sz w:val="24"/>
        </w:rPr>
        <w:fldChar w:fldCharType="end"/>
      </w:r>
      <w:r>
        <w:rPr>
          <w:rFonts w:ascii="宋体" w:hAnsi="宋体" w:eastAsia="宋体"/>
          <w:sz w:val="24"/>
          <w:szCs w:val="24"/>
        </w:rPr>
        <w:fldChar w:fldCharType="end"/>
      </w:r>
    </w:p>
    <w:p w14:paraId="5096F9AA">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_Toc275 </w:instrText>
      </w:r>
      <w:r>
        <w:rPr>
          <w:rFonts w:ascii="宋体" w:hAnsi="宋体" w:eastAsia="宋体"/>
          <w:sz w:val="24"/>
          <w:szCs w:val="24"/>
        </w:rPr>
        <w:fldChar w:fldCharType="separate"/>
      </w:r>
      <w:r>
        <w:rPr>
          <w:rFonts w:ascii="宋体" w:hAnsi="宋体" w:eastAsia="宋体"/>
          <w:sz w:val="24"/>
        </w:rPr>
        <w:t>5 系统测试与结果分析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_Toc275 \h </w:instrText>
      </w:r>
      <w:r>
        <w:rPr>
          <w:rFonts w:ascii="宋体" w:hAnsi="宋体" w:eastAsia="宋体"/>
          <w:sz w:val="24"/>
        </w:rPr>
        <w:fldChar w:fldCharType="separate"/>
      </w:r>
      <w:r>
        <w:rPr>
          <w:rFonts w:ascii="宋体" w:hAnsi="宋体" w:eastAsia="宋体"/>
          <w:sz w:val="24"/>
        </w:rPr>
        <w:t>41</w:t>
      </w:r>
      <w:r>
        <w:rPr>
          <w:rFonts w:ascii="宋体" w:hAnsi="宋体" w:eastAsia="宋体"/>
          <w:sz w:val="24"/>
        </w:rPr>
        <w:fldChar w:fldCharType="end"/>
      </w:r>
      <w:r>
        <w:rPr>
          <w:rFonts w:ascii="宋体" w:hAnsi="宋体" w:eastAsia="宋体"/>
          <w:sz w:val="24"/>
          <w:szCs w:val="24"/>
        </w:rPr>
        <w:fldChar w:fldCharType="end"/>
      </w:r>
    </w:p>
    <w:p w14:paraId="2633E210">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_Toc15276 </w:instrText>
      </w:r>
      <w:r>
        <w:rPr>
          <w:rFonts w:ascii="宋体" w:hAnsi="宋体" w:eastAsia="宋体"/>
          <w:sz w:val="24"/>
          <w:szCs w:val="24"/>
        </w:rPr>
        <w:fldChar w:fldCharType="separate"/>
      </w:r>
      <w:r>
        <w:rPr>
          <w:rFonts w:ascii="宋体" w:hAnsi="宋体" w:eastAsia="宋体"/>
          <w:sz w:val="24"/>
        </w:rPr>
        <w:t>5.1 测试环境</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_Toc15276 \h </w:instrText>
      </w:r>
      <w:r>
        <w:rPr>
          <w:rFonts w:ascii="宋体" w:hAnsi="宋体" w:eastAsia="宋体"/>
          <w:sz w:val="24"/>
        </w:rPr>
        <w:fldChar w:fldCharType="separate"/>
      </w:r>
      <w:r>
        <w:rPr>
          <w:rFonts w:ascii="宋体" w:hAnsi="宋体" w:eastAsia="宋体"/>
          <w:sz w:val="24"/>
        </w:rPr>
        <w:t>41</w:t>
      </w:r>
      <w:r>
        <w:rPr>
          <w:rFonts w:ascii="宋体" w:hAnsi="宋体" w:eastAsia="宋体"/>
          <w:sz w:val="24"/>
        </w:rPr>
        <w:fldChar w:fldCharType="end"/>
      </w:r>
      <w:r>
        <w:rPr>
          <w:rFonts w:ascii="宋体" w:hAnsi="宋体" w:eastAsia="宋体"/>
          <w:sz w:val="24"/>
          <w:szCs w:val="24"/>
        </w:rPr>
        <w:fldChar w:fldCharType="end"/>
      </w:r>
    </w:p>
    <w:p w14:paraId="394B20F1">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_Toc19451 </w:instrText>
      </w:r>
      <w:r>
        <w:rPr>
          <w:rFonts w:ascii="宋体" w:hAnsi="宋体" w:eastAsia="宋体"/>
          <w:sz w:val="24"/>
          <w:szCs w:val="24"/>
        </w:rPr>
        <w:fldChar w:fldCharType="separate"/>
      </w:r>
      <w:r>
        <w:rPr>
          <w:rFonts w:ascii="宋体" w:hAnsi="宋体" w:eastAsia="宋体"/>
          <w:sz w:val="24"/>
        </w:rPr>
        <w:t>5.2 测试数据集</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_Toc19451 \h </w:instrText>
      </w:r>
      <w:r>
        <w:rPr>
          <w:rFonts w:ascii="宋体" w:hAnsi="宋体" w:eastAsia="宋体"/>
          <w:sz w:val="24"/>
        </w:rPr>
        <w:fldChar w:fldCharType="separate"/>
      </w:r>
      <w:r>
        <w:rPr>
          <w:rFonts w:ascii="宋体" w:hAnsi="宋体" w:eastAsia="宋体"/>
          <w:sz w:val="24"/>
        </w:rPr>
        <w:t>41</w:t>
      </w:r>
      <w:r>
        <w:rPr>
          <w:rFonts w:ascii="宋体" w:hAnsi="宋体" w:eastAsia="宋体"/>
          <w:sz w:val="24"/>
        </w:rPr>
        <w:fldChar w:fldCharType="end"/>
      </w:r>
      <w:r>
        <w:rPr>
          <w:rFonts w:ascii="宋体" w:hAnsi="宋体" w:eastAsia="宋体"/>
          <w:sz w:val="24"/>
          <w:szCs w:val="24"/>
        </w:rPr>
        <w:fldChar w:fldCharType="end"/>
      </w:r>
    </w:p>
    <w:p w14:paraId="75C7A36E">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_Toc21103 </w:instrText>
      </w:r>
      <w:r>
        <w:rPr>
          <w:rFonts w:ascii="宋体" w:hAnsi="宋体" w:eastAsia="宋体"/>
          <w:sz w:val="24"/>
          <w:szCs w:val="24"/>
        </w:rPr>
        <w:fldChar w:fldCharType="separate"/>
      </w:r>
      <w:r>
        <w:rPr>
          <w:rFonts w:ascii="宋体" w:hAnsi="宋体" w:eastAsia="宋体"/>
          <w:sz w:val="24"/>
        </w:rPr>
        <w:t>5.3 评估指标体系</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_Toc21103 \h </w:instrText>
      </w:r>
      <w:r>
        <w:rPr>
          <w:rFonts w:ascii="宋体" w:hAnsi="宋体" w:eastAsia="宋体"/>
          <w:sz w:val="24"/>
        </w:rPr>
        <w:fldChar w:fldCharType="separate"/>
      </w:r>
      <w:r>
        <w:rPr>
          <w:rFonts w:ascii="宋体" w:hAnsi="宋体" w:eastAsia="宋体"/>
          <w:sz w:val="24"/>
        </w:rPr>
        <w:t>41</w:t>
      </w:r>
      <w:r>
        <w:rPr>
          <w:rFonts w:ascii="宋体" w:hAnsi="宋体" w:eastAsia="宋体"/>
          <w:sz w:val="24"/>
        </w:rPr>
        <w:fldChar w:fldCharType="end"/>
      </w:r>
      <w:r>
        <w:rPr>
          <w:rFonts w:ascii="宋体" w:hAnsi="宋体" w:eastAsia="宋体"/>
          <w:sz w:val="24"/>
          <w:szCs w:val="24"/>
        </w:rPr>
        <w:fldChar w:fldCharType="end"/>
      </w:r>
    </w:p>
    <w:p w14:paraId="14A2A399">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_Toc29150 </w:instrText>
      </w:r>
      <w:r>
        <w:rPr>
          <w:rFonts w:ascii="宋体" w:hAnsi="宋体" w:eastAsia="宋体"/>
          <w:sz w:val="24"/>
          <w:szCs w:val="24"/>
        </w:rPr>
        <w:fldChar w:fldCharType="separate"/>
      </w:r>
      <w:r>
        <w:rPr>
          <w:rFonts w:ascii="宋体" w:hAnsi="宋体" w:eastAsia="宋体"/>
          <w:sz w:val="24"/>
        </w:rPr>
        <w:t>5.4 基准测试流程</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_Toc29150 \h </w:instrText>
      </w:r>
      <w:r>
        <w:rPr>
          <w:rFonts w:ascii="宋体" w:hAnsi="宋体" w:eastAsia="宋体"/>
          <w:sz w:val="24"/>
        </w:rPr>
        <w:fldChar w:fldCharType="separate"/>
      </w:r>
      <w:r>
        <w:rPr>
          <w:rFonts w:ascii="宋体" w:hAnsi="宋体" w:eastAsia="宋体"/>
          <w:sz w:val="24"/>
        </w:rPr>
        <w:t>42</w:t>
      </w:r>
      <w:r>
        <w:rPr>
          <w:rFonts w:ascii="宋体" w:hAnsi="宋体" w:eastAsia="宋体"/>
          <w:sz w:val="24"/>
        </w:rPr>
        <w:fldChar w:fldCharType="end"/>
      </w:r>
      <w:r>
        <w:rPr>
          <w:rFonts w:ascii="宋体" w:hAnsi="宋体" w:eastAsia="宋体"/>
          <w:sz w:val="24"/>
          <w:szCs w:val="24"/>
        </w:rPr>
        <w:fldChar w:fldCharType="end"/>
      </w:r>
    </w:p>
    <w:p w14:paraId="1329D910">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_Toc12383 </w:instrText>
      </w:r>
      <w:r>
        <w:rPr>
          <w:rFonts w:ascii="宋体" w:hAnsi="宋体" w:eastAsia="宋体"/>
          <w:sz w:val="24"/>
          <w:szCs w:val="24"/>
        </w:rPr>
        <w:fldChar w:fldCharType="separate"/>
      </w:r>
      <w:r>
        <w:rPr>
          <w:rFonts w:ascii="宋体" w:hAnsi="宋体" w:eastAsia="宋体"/>
          <w:sz w:val="24"/>
        </w:rPr>
        <w:t>5.5 检测性能分析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_Toc12383 \h </w:instrText>
      </w:r>
      <w:r>
        <w:rPr>
          <w:rFonts w:ascii="宋体" w:hAnsi="宋体" w:eastAsia="宋体"/>
          <w:sz w:val="24"/>
        </w:rPr>
        <w:fldChar w:fldCharType="separate"/>
      </w:r>
      <w:r>
        <w:rPr>
          <w:rFonts w:ascii="宋体" w:hAnsi="宋体" w:eastAsia="宋体"/>
          <w:sz w:val="24"/>
        </w:rPr>
        <w:t>42</w:t>
      </w:r>
      <w:r>
        <w:rPr>
          <w:rFonts w:ascii="宋体" w:hAnsi="宋体" w:eastAsia="宋体"/>
          <w:sz w:val="24"/>
        </w:rPr>
        <w:fldChar w:fldCharType="end"/>
      </w:r>
      <w:r>
        <w:rPr>
          <w:rFonts w:ascii="宋体" w:hAnsi="宋体" w:eastAsia="宋体"/>
          <w:sz w:val="24"/>
          <w:szCs w:val="24"/>
        </w:rPr>
        <w:fldChar w:fldCharType="end"/>
      </w:r>
    </w:p>
    <w:p w14:paraId="7E8608A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_Toc16099 </w:instrText>
      </w:r>
      <w:r>
        <w:rPr>
          <w:rFonts w:ascii="宋体" w:hAnsi="宋体" w:eastAsia="宋体"/>
          <w:sz w:val="24"/>
          <w:szCs w:val="24"/>
        </w:rPr>
        <w:fldChar w:fldCharType="separate"/>
      </w:r>
      <w:r>
        <w:rPr>
          <w:rFonts w:ascii="宋体" w:hAnsi="宋体" w:eastAsia="宋体"/>
          <w:sz w:val="24"/>
        </w:rPr>
        <w:t>5.5.1 正常天气条件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_Toc16099 \h </w:instrText>
      </w:r>
      <w:r>
        <w:rPr>
          <w:rFonts w:ascii="宋体" w:hAnsi="宋体" w:eastAsia="宋体"/>
          <w:sz w:val="24"/>
        </w:rPr>
        <w:fldChar w:fldCharType="separate"/>
      </w:r>
      <w:r>
        <w:rPr>
          <w:rFonts w:ascii="宋体" w:hAnsi="宋体" w:eastAsia="宋体"/>
          <w:sz w:val="24"/>
        </w:rPr>
        <w:t>42</w:t>
      </w:r>
      <w:r>
        <w:rPr>
          <w:rFonts w:ascii="宋体" w:hAnsi="宋体" w:eastAsia="宋体"/>
          <w:sz w:val="24"/>
        </w:rPr>
        <w:fldChar w:fldCharType="end"/>
      </w:r>
      <w:r>
        <w:rPr>
          <w:rFonts w:ascii="宋体" w:hAnsi="宋体" w:eastAsia="宋体"/>
          <w:sz w:val="24"/>
          <w:szCs w:val="24"/>
        </w:rPr>
        <w:fldChar w:fldCharType="end"/>
      </w:r>
    </w:p>
    <w:p w14:paraId="456D36D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_Toc5102 </w:instrText>
      </w:r>
      <w:r>
        <w:rPr>
          <w:rFonts w:ascii="宋体" w:hAnsi="宋体" w:eastAsia="宋体"/>
          <w:sz w:val="24"/>
          <w:szCs w:val="24"/>
        </w:rPr>
        <w:fldChar w:fldCharType="separate"/>
      </w:r>
      <w:r>
        <w:rPr>
          <w:rFonts w:ascii="宋体" w:hAnsi="宋体" w:eastAsia="宋体"/>
          <w:sz w:val="24"/>
        </w:rPr>
        <w:t>5.5.2 雾天条件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_Toc5102 \h </w:instrText>
      </w:r>
      <w:r>
        <w:rPr>
          <w:rFonts w:ascii="宋体" w:hAnsi="宋体" w:eastAsia="宋体"/>
          <w:sz w:val="24"/>
        </w:rPr>
        <w:fldChar w:fldCharType="separate"/>
      </w:r>
      <w:r>
        <w:rPr>
          <w:rFonts w:ascii="宋体" w:hAnsi="宋体" w:eastAsia="宋体"/>
          <w:sz w:val="24"/>
        </w:rPr>
        <w:t>42</w:t>
      </w:r>
      <w:r>
        <w:rPr>
          <w:rFonts w:ascii="宋体" w:hAnsi="宋体" w:eastAsia="宋体"/>
          <w:sz w:val="24"/>
        </w:rPr>
        <w:fldChar w:fldCharType="end"/>
      </w:r>
      <w:r>
        <w:rPr>
          <w:rFonts w:ascii="宋体" w:hAnsi="宋体" w:eastAsia="宋体"/>
          <w:sz w:val="24"/>
          <w:szCs w:val="24"/>
        </w:rPr>
        <w:fldChar w:fldCharType="end"/>
      </w:r>
    </w:p>
    <w:p w14:paraId="09E32B9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_Toc14069 </w:instrText>
      </w:r>
      <w:r>
        <w:rPr>
          <w:rFonts w:ascii="宋体" w:hAnsi="宋体" w:eastAsia="宋体"/>
          <w:sz w:val="24"/>
          <w:szCs w:val="24"/>
        </w:rPr>
        <w:fldChar w:fldCharType="separate"/>
      </w:r>
      <w:r>
        <w:rPr>
          <w:rFonts w:ascii="宋体" w:hAnsi="宋体" w:eastAsia="宋体"/>
          <w:sz w:val="24"/>
        </w:rPr>
        <w:t>5.5.3 雨天条件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_Toc14069 \h </w:instrText>
      </w:r>
      <w:r>
        <w:rPr>
          <w:rFonts w:ascii="宋体" w:hAnsi="宋体" w:eastAsia="宋体"/>
          <w:sz w:val="24"/>
        </w:rPr>
        <w:fldChar w:fldCharType="separate"/>
      </w:r>
      <w:r>
        <w:rPr>
          <w:rFonts w:ascii="宋体" w:hAnsi="宋体" w:eastAsia="宋体"/>
          <w:sz w:val="24"/>
        </w:rPr>
        <w:t>43</w:t>
      </w:r>
      <w:r>
        <w:rPr>
          <w:rFonts w:ascii="宋体" w:hAnsi="宋体" w:eastAsia="宋体"/>
          <w:sz w:val="24"/>
        </w:rPr>
        <w:fldChar w:fldCharType="end"/>
      </w:r>
      <w:r>
        <w:rPr>
          <w:rFonts w:ascii="宋体" w:hAnsi="宋体" w:eastAsia="宋体"/>
          <w:sz w:val="24"/>
          <w:szCs w:val="24"/>
        </w:rPr>
        <w:fldChar w:fldCharType="end"/>
      </w:r>
    </w:p>
    <w:p w14:paraId="157A99C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_Toc15259 </w:instrText>
      </w:r>
      <w:r>
        <w:rPr>
          <w:rFonts w:ascii="宋体" w:hAnsi="宋体" w:eastAsia="宋体"/>
          <w:sz w:val="24"/>
          <w:szCs w:val="24"/>
        </w:rPr>
        <w:fldChar w:fldCharType="separate"/>
      </w:r>
      <w:r>
        <w:rPr>
          <w:rFonts w:ascii="宋体" w:hAnsi="宋体" w:eastAsia="宋体"/>
          <w:sz w:val="24"/>
        </w:rPr>
        <w:t>5.5.4 低光照条件</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_Toc15259 \h </w:instrText>
      </w:r>
      <w:r>
        <w:rPr>
          <w:rFonts w:ascii="宋体" w:hAnsi="宋体" w:eastAsia="宋体"/>
          <w:sz w:val="24"/>
        </w:rPr>
        <w:fldChar w:fldCharType="separate"/>
      </w:r>
      <w:r>
        <w:rPr>
          <w:rFonts w:ascii="宋体" w:hAnsi="宋体" w:eastAsia="宋体"/>
          <w:sz w:val="24"/>
        </w:rPr>
        <w:t>43</w:t>
      </w:r>
      <w:r>
        <w:rPr>
          <w:rFonts w:ascii="宋体" w:hAnsi="宋体" w:eastAsia="宋体"/>
          <w:sz w:val="24"/>
        </w:rPr>
        <w:fldChar w:fldCharType="end"/>
      </w:r>
      <w:r>
        <w:rPr>
          <w:rFonts w:ascii="宋体" w:hAnsi="宋体" w:eastAsia="宋体"/>
          <w:sz w:val="24"/>
          <w:szCs w:val="24"/>
        </w:rPr>
        <w:fldChar w:fldCharType="end"/>
      </w:r>
    </w:p>
    <w:p w14:paraId="5167352B">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_Toc10218 </w:instrText>
      </w:r>
      <w:r>
        <w:rPr>
          <w:rFonts w:ascii="宋体" w:hAnsi="宋体" w:eastAsia="宋体"/>
          <w:sz w:val="24"/>
          <w:szCs w:val="24"/>
        </w:rPr>
        <w:fldChar w:fldCharType="separate"/>
      </w:r>
      <w:r>
        <w:rPr>
          <w:rFonts w:ascii="宋体" w:hAnsi="宋体" w:eastAsia="宋体"/>
          <w:sz w:val="24"/>
        </w:rPr>
        <w:t>5.6 图像质量分析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_Toc10218 \h </w:instrText>
      </w:r>
      <w:r>
        <w:rPr>
          <w:rFonts w:ascii="宋体" w:hAnsi="宋体" w:eastAsia="宋体"/>
          <w:sz w:val="24"/>
        </w:rPr>
        <w:fldChar w:fldCharType="separate"/>
      </w:r>
      <w:r>
        <w:rPr>
          <w:rFonts w:ascii="宋体" w:hAnsi="宋体" w:eastAsia="宋体"/>
          <w:sz w:val="24"/>
        </w:rPr>
        <w:t>43</w:t>
      </w:r>
      <w:r>
        <w:rPr>
          <w:rFonts w:ascii="宋体" w:hAnsi="宋体" w:eastAsia="宋体"/>
          <w:sz w:val="24"/>
        </w:rPr>
        <w:fldChar w:fldCharType="end"/>
      </w:r>
      <w:r>
        <w:rPr>
          <w:rFonts w:ascii="宋体" w:hAnsi="宋体" w:eastAsia="宋体"/>
          <w:sz w:val="24"/>
          <w:szCs w:val="24"/>
        </w:rPr>
        <w:fldChar w:fldCharType="end"/>
      </w:r>
    </w:p>
    <w:p w14:paraId="2B142E1E">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_Toc27113 </w:instrText>
      </w:r>
      <w:r>
        <w:rPr>
          <w:rFonts w:ascii="宋体" w:hAnsi="宋体" w:eastAsia="宋体"/>
          <w:sz w:val="24"/>
          <w:szCs w:val="24"/>
        </w:rPr>
        <w:fldChar w:fldCharType="separate"/>
      </w:r>
      <w:r>
        <w:rPr>
          <w:rFonts w:ascii="宋体" w:hAnsi="宋体" w:eastAsia="宋体"/>
          <w:sz w:val="24"/>
        </w:rPr>
        <w:t>5.7 处理时间分析</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_Toc27113 \h </w:instrText>
      </w:r>
      <w:r>
        <w:rPr>
          <w:rFonts w:ascii="宋体" w:hAnsi="宋体" w:eastAsia="宋体"/>
          <w:sz w:val="24"/>
        </w:rPr>
        <w:fldChar w:fldCharType="separate"/>
      </w:r>
      <w:r>
        <w:rPr>
          <w:rFonts w:ascii="宋体" w:hAnsi="宋体" w:eastAsia="宋体"/>
          <w:sz w:val="24"/>
        </w:rPr>
        <w:t>44</w:t>
      </w:r>
      <w:r>
        <w:rPr>
          <w:rFonts w:ascii="宋体" w:hAnsi="宋体" w:eastAsia="宋体"/>
          <w:sz w:val="24"/>
        </w:rPr>
        <w:fldChar w:fldCharType="end"/>
      </w:r>
      <w:r>
        <w:rPr>
          <w:rFonts w:ascii="宋体" w:hAnsi="宋体" w:eastAsia="宋体"/>
          <w:sz w:val="24"/>
          <w:szCs w:val="24"/>
        </w:rPr>
        <w:fldChar w:fldCharType="end"/>
      </w:r>
    </w:p>
    <w:p w14:paraId="267FA282">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_Toc28185 </w:instrText>
      </w:r>
      <w:r>
        <w:rPr>
          <w:rFonts w:ascii="宋体" w:hAnsi="宋体" w:eastAsia="宋体"/>
          <w:sz w:val="24"/>
          <w:szCs w:val="24"/>
        </w:rPr>
        <w:fldChar w:fldCharType="separate"/>
      </w:r>
      <w:r>
        <w:rPr>
          <w:rFonts w:ascii="宋体" w:hAnsi="宋体" w:eastAsia="宋体"/>
          <w:sz w:val="24"/>
        </w:rPr>
        <w:t>5.8 实验结论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_Toc28185 \h </w:instrText>
      </w:r>
      <w:r>
        <w:rPr>
          <w:rFonts w:ascii="宋体" w:hAnsi="宋体" w:eastAsia="宋体"/>
          <w:sz w:val="24"/>
        </w:rPr>
        <w:fldChar w:fldCharType="separate"/>
      </w:r>
      <w:r>
        <w:rPr>
          <w:rFonts w:ascii="宋体" w:hAnsi="宋体" w:eastAsia="宋体"/>
          <w:sz w:val="24"/>
        </w:rPr>
        <w:t>44</w:t>
      </w:r>
      <w:r>
        <w:rPr>
          <w:rFonts w:ascii="宋体" w:hAnsi="宋体" w:eastAsia="宋体"/>
          <w:sz w:val="24"/>
        </w:rPr>
        <w:fldChar w:fldCharType="end"/>
      </w:r>
      <w:r>
        <w:rPr>
          <w:rFonts w:ascii="宋体" w:hAnsi="宋体" w:eastAsia="宋体"/>
          <w:sz w:val="24"/>
          <w:szCs w:val="24"/>
        </w:rPr>
        <w:fldChar w:fldCharType="end"/>
      </w:r>
    </w:p>
    <w:p w14:paraId="0B1C490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_Toc9773 </w:instrText>
      </w:r>
      <w:r>
        <w:rPr>
          <w:rFonts w:ascii="宋体" w:hAnsi="宋体" w:eastAsia="宋体"/>
          <w:sz w:val="24"/>
          <w:szCs w:val="24"/>
        </w:rPr>
        <w:fldChar w:fldCharType="separate"/>
      </w:r>
      <w:r>
        <w:rPr>
          <w:rFonts w:ascii="宋体" w:hAnsi="宋体" w:eastAsia="宋体"/>
          <w:sz w:val="24"/>
        </w:rPr>
        <w:t>6 总结与展望</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_Toc9773 \h </w:instrText>
      </w:r>
      <w:r>
        <w:rPr>
          <w:rFonts w:ascii="宋体" w:hAnsi="宋体" w:eastAsia="宋体"/>
          <w:sz w:val="24"/>
        </w:rPr>
        <w:fldChar w:fldCharType="separate"/>
      </w:r>
      <w:r>
        <w:rPr>
          <w:rFonts w:ascii="宋体" w:hAnsi="宋体" w:eastAsia="宋体"/>
          <w:sz w:val="24"/>
        </w:rPr>
        <w:t>45</w:t>
      </w:r>
      <w:r>
        <w:rPr>
          <w:rFonts w:ascii="宋体" w:hAnsi="宋体" w:eastAsia="宋体"/>
          <w:sz w:val="24"/>
        </w:rPr>
        <w:fldChar w:fldCharType="end"/>
      </w:r>
      <w:r>
        <w:rPr>
          <w:rFonts w:ascii="宋体" w:hAnsi="宋体" w:eastAsia="宋体"/>
          <w:sz w:val="24"/>
          <w:szCs w:val="24"/>
        </w:rPr>
        <w:fldChar w:fldCharType="end"/>
      </w:r>
    </w:p>
    <w:p w14:paraId="5763ABFA">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_Toc1657 </w:instrText>
      </w:r>
      <w:r>
        <w:rPr>
          <w:rFonts w:ascii="宋体" w:hAnsi="宋体" w:eastAsia="宋体"/>
          <w:sz w:val="24"/>
          <w:szCs w:val="24"/>
        </w:rPr>
        <w:fldChar w:fldCharType="separate"/>
      </w:r>
      <w:r>
        <w:rPr>
          <w:rFonts w:ascii="宋体" w:hAnsi="宋体" w:eastAsia="宋体"/>
          <w:sz w:val="24"/>
        </w:rPr>
        <w:t>6.1 工作总结</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_Toc1657 \h </w:instrText>
      </w:r>
      <w:r>
        <w:rPr>
          <w:rFonts w:ascii="宋体" w:hAnsi="宋体" w:eastAsia="宋体"/>
          <w:sz w:val="24"/>
        </w:rPr>
        <w:fldChar w:fldCharType="separate"/>
      </w:r>
      <w:r>
        <w:rPr>
          <w:rFonts w:ascii="宋体" w:hAnsi="宋体" w:eastAsia="宋体"/>
          <w:sz w:val="24"/>
        </w:rPr>
        <w:t>45</w:t>
      </w:r>
      <w:r>
        <w:rPr>
          <w:rFonts w:ascii="宋体" w:hAnsi="宋体" w:eastAsia="宋体"/>
          <w:sz w:val="24"/>
        </w:rPr>
        <w:fldChar w:fldCharType="end"/>
      </w:r>
      <w:r>
        <w:rPr>
          <w:rFonts w:ascii="宋体" w:hAnsi="宋体" w:eastAsia="宋体"/>
          <w:sz w:val="24"/>
          <w:szCs w:val="24"/>
        </w:rPr>
        <w:fldChar w:fldCharType="end"/>
      </w:r>
    </w:p>
    <w:p w14:paraId="0A0C8FB2">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_Toc2222 </w:instrText>
      </w:r>
      <w:r>
        <w:rPr>
          <w:rFonts w:ascii="宋体" w:hAnsi="宋体" w:eastAsia="宋体"/>
          <w:sz w:val="24"/>
          <w:szCs w:val="24"/>
        </w:rPr>
        <w:fldChar w:fldCharType="separate"/>
      </w:r>
      <w:r>
        <w:rPr>
          <w:rFonts w:ascii="宋体" w:hAnsi="宋体" w:eastAsia="宋体"/>
          <w:sz w:val="24"/>
        </w:rPr>
        <w:t>6.2 系统特色与创新点</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_Toc2222 \h </w:instrText>
      </w:r>
      <w:r>
        <w:rPr>
          <w:rFonts w:ascii="宋体" w:hAnsi="宋体" w:eastAsia="宋体"/>
          <w:sz w:val="24"/>
        </w:rPr>
        <w:fldChar w:fldCharType="separate"/>
      </w:r>
      <w:r>
        <w:rPr>
          <w:rFonts w:ascii="宋体" w:hAnsi="宋体" w:eastAsia="宋体"/>
          <w:sz w:val="24"/>
        </w:rPr>
        <w:t>45</w:t>
      </w:r>
      <w:r>
        <w:rPr>
          <w:rFonts w:ascii="宋体" w:hAnsi="宋体" w:eastAsia="宋体"/>
          <w:sz w:val="24"/>
        </w:rPr>
        <w:fldChar w:fldCharType="end"/>
      </w:r>
      <w:r>
        <w:rPr>
          <w:rFonts w:ascii="宋体" w:hAnsi="宋体" w:eastAsia="宋体"/>
          <w:sz w:val="24"/>
          <w:szCs w:val="24"/>
        </w:rPr>
        <w:fldChar w:fldCharType="end"/>
      </w:r>
    </w:p>
    <w:p w14:paraId="1C56DF90">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_Toc8881 </w:instrText>
      </w:r>
      <w:r>
        <w:rPr>
          <w:rFonts w:ascii="宋体" w:hAnsi="宋体" w:eastAsia="宋体"/>
          <w:sz w:val="24"/>
          <w:szCs w:val="24"/>
        </w:rPr>
        <w:fldChar w:fldCharType="separate"/>
      </w:r>
      <w:r>
        <w:rPr>
          <w:rFonts w:ascii="宋体" w:hAnsi="宋体" w:eastAsia="宋体"/>
          <w:sz w:val="24"/>
        </w:rPr>
        <w:t>6.3 存在的不足</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_Toc8881 \h </w:instrText>
      </w:r>
      <w:r>
        <w:rPr>
          <w:rFonts w:ascii="宋体" w:hAnsi="宋体" w:eastAsia="宋体"/>
          <w:sz w:val="24"/>
        </w:rPr>
        <w:fldChar w:fldCharType="separate"/>
      </w:r>
      <w:r>
        <w:rPr>
          <w:rFonts w:ascii="宋体" w:hAnsi="宋体" w:eastAsia="宋体"/>
          <w:sz w:val="24"/>
        </w:rPr>
        <w:t>46</w:t>
      </w:r>
      <w:r>
        <w:rPr>
          <w:rFonts w:ascii="宋体" w:hAnsi="宋体" w:eastAsia="宋体"/>
          <w:sz w:val="24"/>
        </w:rPr>
        <w:fldChar w:fldCharType="end"/>
      </w:r>
      <w:r>
        <w:rPr>
          <w:rFonts w:ascii="宋体" w:hAnsi="宋体" w:eastAsia="宋体"/>
          <w:sz w:val="24"/>
          <w:szCs w:val="24"/>
        </w:rPr>
        <w:fldChar w:fldCharType="end"/>
      </w:r>
    </w:p>
    <w:p w14:paraId="1D9A5BEE">
      <w:pPr>
        <w:pStyle w:val="17"/>
        <w:keepNext w:val="0"/>
        <w:keepLines w:val="0"/>
        <w:pageBreakBefore w:val="0"/>
        <w:widowControl w:val="0"/>
        <w:tabs>
          <w:tab w:val="right" w:leader="dot" w:pos="907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_Toc5360 </w:instrText>
      </w:r>
      <w:r>
        <w:rPr>
          <w:rFonts w:ascii="宋体" w:hAnsi="宋体" w:eastAsia="宋体"/>
          <w:sz w:val="24"/>
          <w:szCs w:val="24"/>
        </w:rPr>
        <w:fldChar w:fldCharType="separate"/>
      </w:r>
      <w:r>
        <w:rPr>
          <w:rFonts w:ascii="宋体" w:hAnsi="宋体" w:eastAsia="宋体"/>
          <w:sz w:val="24"/>
        </w:rPr>
        <w:t>6.4 未来展望</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_Toc5360 \h </w:instrText>
      </w:r>
      <w:r>
        <w:rPr>
          <w:rFonts w:ascii="宋体" w:hAnsi="宋体" w:eastAsia="宋体"/>
          <w:sz w:val="24"/>
        </w:rPr>
        <w:fldChar w:fldCharType="separate"/>
      </w:r>
      <w:r>
        <w:rPr>
          <w:rFonts w:ascii="宋体" w:hAnsi="宋体" w:eastAsia="宋体"/>
          <w:sz w:val="24"/>
        </w:rPr>
        <w:t>46</w:t>
      </w:r>
      <w:r>
        <w:rPr>
          <w:rFonts w:ascii="宋体" w:hAnsi="宋体" w:eastAsia="宋体"/>
          <w:sz w:val="24"/>
        </w:rPr>
        <w:fldChar w:fldCharType="end"/>
      </w:r>
      <w:r>
        <w:rPr>
          <w:rFonts w:ascii="宋体" w:hAnsi="宋体" w:eastAsia="宋体"/>
          <w:sz w:val="24"/>
          <w:szCs w:val="24"/>
        </w:rPr>
        <w:fldChar w:fldCharType="end"/>
      </w:r>
    </w:p>
    <w:p w14:paraId="53AF55DF">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_Toc22220 </w:instrText>
      </w:r>
      <w:r>
        <w:rPr>
          <w:rFonts w:ascii="宋体" w:hAnsi="宋体" w:eastAsia="宋体"/>
          <w:sz w:val="24"/>
          <w:szCs w:val="24"/>
        </w:rPr>
        <w:fldChar w:fldCharType="separate"/>
      </w:r>
      <w:r>
        <w:rPr>
          <w:rFonts w:ascii="宋体" w:hAnsi="宋体" w:eastAsia="宋体"/>
          <w:sz w:val="24"/>
        </w:rPr>
        <w:t>结论</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_Toc22220 \h </w:instrText>
      </w:r>
      <w:r>
        <w:rPr>
          <w:rFonts w:ascii="宋体" w:hAnsi="宋体" w:eastAsia="宋体"/>
          <w:sz w:val="24"/>
        </w:rPr>
        <w:fldChar w:fldCharType="separate"/>
      </w:r>
      <w:r>
        <w:rPr>
          <w:rFonts w:ascii="宋体" w:hAnsi="宋体" w:eastAsia="宋体"/>
          <w:sz w:val="24"/>
        </w:rPr>
        <w:t>48</w:t>
      </w:r>
      <w:r>
        <w:rPr>
          <w:rFonts w:ascii="宋体" w:hAnsi="宋体" w:eastAsia="宋体"/>
          <w:sz w:val="24"/>
        </w:rPr>
        <w:fldChar w:fldCharType="end"/>
      </w:r>
      <w:r>
        <w:rPr>
          <w:rFonts w:ascii="宋体" w:hAnsi="宋体" w:eastAsia="宋体"/>
          <w:sz w:val="24"/>
          <w:szCs w:val="24"/>
        </w:rPr>
        <w:fldChar w:fldCharType="end"/>
      </w:r>
    </w:p>
    <w:p w14:paraId="3580776C">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_Toc31517 </w:instrText>
      </w:r>
      <w:r>
        <w:rPr>
          <w:rFonts w:ascii="宋体" w:hAnsi="宋体" w:eastAsia="宋体"/>
          <w:sz w:val="24"/>
          <w:szCs w:val="24"/>
        </w:rPr>
        <w:fldChar w:fldCharType="separate"/>
      </w:r>
      <w:r>
        <w:rPr>
          <w:rFonts w:ascii="宋体" w:hAnsi="宋体" w:eastAsia="宋体"/>
          <w:sz w:val="24"/>
        </w:rPr>
        <w:t>参考文献</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_Toc31517 \h </w:instrText>
      </w:r>
      <w:r>
        <w:rPr>
          <w:rFonts w:ascii="宋体" w:hAnsi="宋体" w:eastAsia="宋体"/>
          <w:sz w:val="24"/>
        </w:rPr>
        <w:fldChar w:fldCharType="separate"/>
      </w:r>
      <w:r>
        <w:rPr>
          <w:rFonts w:ascii="宋体" w:hAnsi="宋体" w:eastAsia="宋体"/>
          <w:sz w:val="24"/>
        </w:rPr>
        <w:t>49</w:t>
      </w:r>
      <w:r>
        <w:rPr>
          <w:rFonts w:ascii="宋体" w:hAnsi="宋体" w:eastAsia="宋体"/>
          <w:sz w:val="24"/>
        </w:rPr>
        <w:fldChar w:fldCharType="end"/>
      </w:r>
      <w:r>
        <w:rPr>
          <w:rFonts w:ascii="宋体" w:hAnsi="宋体" w:eastAsia="宋体"/>
          <w:sz w:val="24"/>
          <w:szCs w:val="24"/>
        </w:rPr>
        <w:fldChar w:fldCharType="end"/>
      </w:r>
    </w:p>
    <w:p w14:paraId="3D069F52">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firstLine="0" w:firstLineChars="0"/>
        <w:jc w:val="distribute"/>
        <w:textAlignment w:val="auto"/>
        <w:rPr>
          <w:rFonts w:ascii="宋体" w:hAnsi="宋体" w:eastAsia="宋体"/>
          <w:sz w:val="24"/>
        </w:rPr>
      </w:pPr>
      <w:r>
        <w:rPr>
          <w:rFonts w:ascii="宋体" w:hAnsi="宋体" w:eastAsia="宋体"/>
          <w:sz w:val="24"/>
          <w:szCs w:val="24"/>
        </w:rPr>
        <w:fldChar w:fldCharType="begin"/>
      </w:r>
      <w:r>
        <w:rPr>
          <w:rFonts w:ascii="宋体" w:hAnsi="宋体" w:eastAsia="宋体"/>
          <w:sz w:val="24"/>
          <w:szCs w:val="24"/>
        </w:rPr>
        <w:instrText xml:space="preserve"> HYPERLINK \l _Toc30061 </w:instrText>
      </w:r>
      <w:r>
        <w:rPr>
          <w:rFonts w:ascii="宋体" w:hAnsi="宋体" w:eastAsia="宋体"/>
          <w:sz w:val="24"/>
          <w:szCs w:val="24"/>
        </w:rPr>
        <w:fldChar w:fldCharType="separate"/>
      </w:r>
      <w:r>
        <w:rPr>
          <w:rFonts w:ascii="宋体" w:hAnsi="宋体" w:eastAsia="宋体"/>
          <w:sz w:val="24"/>
        </w:rPr>
        <w:t>致谢</w:t>
      </w:r>
      <w:r>
        <w:rPr>
          <w:rFonts w:ascii="宋体" w:hAnsi="宋体" w:eastAsia="宋体"/>
          <w:sz w:val="24"/>
        </w:rPr>
        <w:tab/>
      </w:r>
      <w:r>
        <w:rPr>
          <w:rFonts w:ascii="宋体" w:hAnsi="宋体" w:eastAsia="宋体"/>
          <w:sz w:val="24"/>
        </w:rPr>
        <w:fldChar w:fldCharType="begin"/>
      </w:r>
      <w:r>
        <w:rPr>
          <w:rFonts w:ascii="宋体" w:hAnsi="宋体" w:eastAsia="宋体"/>
          <w:sz w:val="24"/>
        </w:rPr>
        <w:instrText xml:space="preserve"> PAGEREF _Toc30061 \h </w:instrText>
      </w:r>
      <w:r>
        <w:rPr>
          <w:rFonts w:ascii="宋体" w:hAnsi="宋体" w:eastAsia="宋体"/>
          <w:sz w:val="24"/>
        </w:rPr>
        <w:fldChar w:fldCharType="separate"/>
      </w:r>
      <w:r>
        <w:rPr>
          <w:rFonts w:ascii="宋体" w:hAnsi="宋体" w:eastAsia="宋体"/>
          <w:sz w:val="24"/>
        </w:rPr>
        <w:t>51</w:t>
      </w:r>
      <w:r>
        <w:rPr>
          <w:rFonts w:ascii="宋体" w:hAnsi="宋体" w:eastAsia="宋体"/>
          <w:sz w:val="24"/>
        </w:rPr>
        <w:fldChar w:fldCharType="end"/>
      </w:r>
      <w:r>
        <w:rPr>
          <w:rFonts w:ascii="宋体" w:hAnsi="宋体" w:eastAsia="宋体"/>
          <w:sz w:val="24"/>
          <w:szCs w:val="24"/>
        </w:rPr>
        <w:fldChar w:fldCharType="end"/>
      </w:r>
    </w:p>
    <w:p w14:paraId="32007702">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黑体"/>
          <w:bCs/>
          <w:szCs w:val="32"/>
        </w:rPr>
        <w:sectPr>
          <w:headerReference r:id="rId8" w:type="default"/>
          <w:footerReference r:id="rId9" w:type="default"/>
          <w:pgSz w:w="11906" w:h="16838"/>
          <w:pgMar w:top="1588" w:right="1418" w:bottom="1418" w:left="1418" w:header="851" w:footer="992" w:gutter="0"/>
          <w:pgNumType w:fmt="upperRoman" w:start="1"/>
          <w:cols w:space="720" w:num="1"/>
          <w:docGrid w:type="lines" w:linePitch="312" w:charSpace="0"/>
        </w:sectPr>
      </w:pPr>
      <w:r>
        <w:rPr>
          <w:rFonts w:ascii="宋体" w:hAnsi="宋体" w:eastAsia="宋体"/>
          <w:sz w:val="24"/>
          <w:szCs w:val="24"/>
        </w:rPr>
        <w:fldChar w:fldCharType="end"/>
      </w:r>
    </w:p>
    <w:p w14:paraId="00D9C194">
      <w:pPr>
        <w:pStyle w:val="2"/>
        <w:spacing w:before="312" w:after="312"/>
        <w:rPr>
          <w:rFonts w:hint="eastAsia"/>
        </w:rPr>
      </w:pPr>
      <w:bookmarkStart w:id="2" w:name="_Toc14026"/>
      <w:bookmarkStart w:id="3" w:name="_Toc30234"/>
      <w:bookmarkStart w:id="4" w:name="_Toc169257594"/>
      <w:r>
        <w:t>1</w:t>
      </w:r>
      <w:r>
        <w:rPr>
          <w:rFonts w:hint="eastAsia"/>
        </w:rPr>
        <w:t xml:space="preserve"> </w:t>
      </w:r>
      <w:r>
        <w:t>绪论</w:t>
      </w:r>
      <w:bookmarkEnd w:id="2"/>
      <w:bookmarkEnd w:id="3"/>
      <w:r>
        <w:commentReference w:id="4"/>
      </w:r>
    </w:p>
    <w:p w14:paraId="177DD397">
      <w:pPr>
        <w:pStyle w:val="3"/>
        <w:spacing w:before="156" w:after="156"/>
        <w:rPr>
          <w:rFonts w:ascii="Times New Roman" w:hAnsi="Times New Roman"/>
          <w:szCs w:val="24"/>
        </w:rPr>
      </w:pPr>
      <w:bookmarkStart w:id="5" w:name="_Toc17100"/>
      <w:bookmarkStart w:id="6" w:name="_Toc10909"/>
      <w:r>
        <w:rPr>
          <w:rFonts w:ascii="Times New Roman" w:hAnsi="Times New Roman"/>
          <w:szCs w:val="24"/>
        </w:rPr>
        <w:t>1.1</w:t>
      </w:r>
      <w:r>
        <w:rPr>
          <w:rFonts w:hint="eastAsia" w:ascii="Times New Roman" w:hAnsi="Times New Roman"/>
          <w:szCs w:val="24"/>
        </w:rPr>
        <w:t xml:space="preserve"> </w:t>
      </w:r>
      <w:bookmarkEnd w:id="4"/>
      <w:r>
        <w:rPr>
          <w:rFonts w:hint="eastAsia" w:ascii="Times New Roman" w:hAnsi="Times New Roman"/>
          <w:szCs w:val="24"/>
        </w:rPr>
        <w:t>研究背景与意义</w:t>
      </w:r>
      <w:bookmarkEnd w:id="5"/>
      <w:bookmarkEnd w:id="6"/>
    </w:p>
    <w:p w14:paraId="25AAA273">
      <w:pPr>
        <w:ind w:firstLine="480"/>
        <w:rPr>
          <w:rFonts w:hint="eastAsia"/>
        </w:rPr>
      </w:pPr>
      <w:bookmarkStart w:id="7" w:name="_Toc169257595"/>
      <w:r>
        <w:t>随着城市化进程的加速和机动车保有量的持续增长，智能交通系统（Intelligent Transportation System, ITS）已成为解决交通拥堵、提升道路安全、降低环境污染的关键技术手段。根据公安部交通管理局发布的数据，截至2025年底，全国机动车保有量已达4.5亿辆，其中汽车3.8亿辆，道路交通管理面临前所未有的压力。在此背景下，基于视觉感知的智能交通监控系统在交通流量监测、违章行为抓拍、交通事故预警、自动驾驶环境感知等场景中发挥着不可替代的作用。</w:t>
      </w:r>
    </w:p>
    <w:p w14:paraId="0A1135C9">
      <w:pPr>
        <w:ind w:firstLine="480"/>
        <w:rPr>
          <w:rFonts w:hint="eastAsia"/>
        </w:rPr>
      </w:pPr>
      <w:r>
        <w:t>车辆感知技术是智能交通系统的核心组成部分，其目标是从图像或视频序列中精准地识别和定位各类车辆目标，为上层决策提供可靠的数据支撑。近年来，以卷积神经网络（Convolutional Neural Network, CNN）为代表的深度学习技术在目标检测领域取得了突破性进展。从R-CNN、Fast R-CNN、Faster R-CNN等两阶段检测器，到YOLO（You Only Look Once）、SSD（Single Shot MultiBox Detector）等单阶段检测器，目标检测的精度和速度不断被推向新的高度。其中，YOLO系列算法凭借其端到端的单阶段检测架构和优异的实时性能，成为工业界应用最广泛的目标检测框架之一。</w:t>
      </w:r>
    </w:p>
    <w:p w14:paraId="4647012B">
      <w:pPr>
        <w:ind w:firstLine="480"/>
        <w:rPr>
          <w:rFonts w:hint="eastAsia"/>
        </w:rPr>
      </w:pPr>
      <w:r>
        <w:t>然而，现有车辆检测系统大多基于理想天气条件下的视觉数据构建。在实际道路环境中，雾霾、降雨、夜间低光照等恶劣天气频繁出现，导致摄像头采集到的图像出现严重的质量退化现象。雾天条件下，大气中悬浮的微小颗粒对光线产生散射和吸收作用，导致图像对比度显著降低、色彩偏移、细节信息丢失；雨天条件下，雨滴在镜头前形成不规则遮挡，同时地面溅射的水花和反光进一步增加了图像中的噪声水平；夜间低光照条件下，环境光照强度不足，图像整体偏暗、噪声放大、动态范围受限。这些图像退化现象严重制约了检测算法的性能表现。</w:t>
      </w:r>
    </w:p>
    <w:p w14:paraId="4EFAB216">
      <w:pPr>
        <w:ind w:firstLine="480"/>
        <w:rPr>
          <w:rFonts w:hint="eastAsia"/>
        </w:rPr>
      </w:pPr>
      <w:r>
        <w:t>大量研究表明，在恶劣天气条件下，以YOLO系列为代表的深度学习检测模型的性能会出现显著下降。具体而言，在雾天场景中，目标的边缘轮廓模糊化，使得检测模型难以准确提取有效的判别特征；在雨天场景中，背景噪声的增加导致大量虚检（False Positive）；在低光照场景中，目标与背景的对比度不足，导致大量漏检（False Negative）。这种性能退化在安全攸关的交通监控和自动驾驶场景中是不可接受的。</w:t>
      </w:r>
    </w:p>
    <w:p w14:paraId="2C36207D">
      <w:pPr>
        <w:ind w:firstLine="480"/>
        <w:rPr>
          <w:rFonts w:hint="eastAsia"/>
        </w:rPr>
      </w:pPr>
      <w:r>
        <w:t>图像增强技术通过对退化图像进行预处理，恢复或提升图像质量，是改善恶劣天气条件下检测性能的有效途径。传统图像增强方法，如直方图均衡化（Histogram Equalization, HE）、限制对比度自适应直方图均衡化（Contrast Limited Adaptive Histogram Equalization, CLAHE）、Gamma校正和Retinex理论等，具有计算量小、易于部署的优势，但普适性有限，难以应对复杂多变的天气条件。基于物理模型的方法，如暗通道先验（Dark Channel Prior, DCP）去雾算法，通过建立大气散射模型来恢复清晰图像，在均匀雾霾条件下效果良好，但对非均匀天气条件的适应性不足。近年来，基于深度学习的图像增强方法发展迅速，如MBLLEN（Multi-Branch Low-Light Enhancement Network）通过多分支特征提取与融合机制实现低光照图像增强，Zero-DCE（Zero-Reference Deep Curve Estimation）通过估计像素级亮度增强曲线实现零参考低光照增强，NAFNet（Nonlinear Activation Free Network）通过简化网络激活函数实现高效的去雾和去雨。这些深度学习方法在增强效果上显著优于传统方法，但计算成本较高，需要在精度和速度之间进行权衡。</w:t>
      </w:r>
    </w:p>
    <w:p w14:paraId="14D6EF0A">
      <w:pPr>
        <w:ind w:firstLine="480"/>
        <w:rPr>
          <w:rFonts w:hint="eastAsia"/>
        </w:rPr>
      </w:pPr>
      <w:r>
        <w:t>基于上述分析，本文设计并实现了一套基于图像增强的恶劣天气车辆感知系统。本系统以YOLOv8深度学习模型为检测核心，融合多种图像增强技术，引入自动场景识别机制，实现了雾天、雨天、低光照三类恶劣天气条件下的高效车辆精准检测。本研究的成果对于提升智能交通系统在多样化天气条件下的感知鲁棒性具有重要的理论意义和工程应用价值。</w:t>
      </w:r>
    </w:p>
    <w:p w14:paraId="13A3887F">
      <w:pPr>
        <w:pStyle w:val="3"/>
        <w:spacing w:before="156" w:after="156"/>
        <w:rPr>
          <w:rFonts w:hint="eastAsia"/>
        </w:rPr>
      </w:pPr>
      <w:bookmarkStart w:id="8" w:name="_Toc3508"/>
      <w:bookmarkStart w:id="9" w:name="_Toc20686"/>
      <w:r>
        <w:t>1.2</w:t>
      </w:r>
      <w:r>
        <w:rPr>
          <w:rFonts w:hint="eastAsia"/>
        </w:rPr>
        <w:t xml:space="preserve"> </w:t>
      </w:r>
      <w:bookmarkEnd w:id="7"/>
      <w:r>
        <w:rPr>
          <w:rFonts w:hint="eastAsia"/>
        </w:rPr>
        <w:t>国内外研究现状</w:t>
      </w:r>
      <w:bookmarkEnd w:id="8"/>
      <w:bookmarkEnd w:id="9"/>
    </w:p>
    <w:p w14:paraId="27EE532A">
      <w:pPr>
        <w:pStyle w:val="4"/>
        <w:spacing w:before="156" w:after="156"/>
        <w:rPr>
          <w:rFonts w:hint="eastAsia"/>
        </w:rPr>
      </w:pPr>
      <w:bookmarkStart w:id="10" w:name="_Toc27318"/>
      <w:bookmarkStart w:id="11" w:name="_Toc2347"/>
      <w:r>
        <w:t>1.2.1 车辆检测技术研究现状</w:t>
      </w:r>
      <w:bookmarkEnd w:id="10"/>
      <w:bookmarkEnd w:id="11"/>
    </w:p>
    <w:p w14:paraId="2B4EEB70">
      <w:pPr>
        <w:ind w:firstLine="480"/>
        <w:rPr>
          <w:rFonts w:hint="eastAsia"/>
        </w:rPr>
      </w:pPr>
      <w:r>
        <w:t>车辆检测是计算机视觉领域的基础任务之一，经过多年的发展，已形成了较为完整的技术体系。传统的车辆检测方法主要依赖手工设计的特征提取器，代表性的特征包括方向梯度直方图（Histogram of Oriented Gradients, HOG）、尺度不变特征变换（Scale-Invariant Feature Transform, SIFT）、Haar-like特征等。这些特征通常与支持向量机（Support Vector Machine, SVM）、AdaBoost等分类器结合使用，通过滑动窗口的方式在图像中搜索目标区域。然而，手工特征的设计依赖大量的领域知识，且对光照变化、视角变化和部分遮挡的鲁棒性有限，难以满足复杂场景下的检测需求。</w:t>
      </w:r>
    </w:p>
    <w:p w14:paraId="60D589D2">
      <w:pPr>
        <w:ind w:firstLine="480"/>
        <w:rPr>
          <w:rFonts w:hint="eastAsia"/>
        </w:rPr>
      </w:pPr>
      <w:r>
        <w:t>2012年，AlexNet在ImageNet图像分类竞赛中取得突破性成果，标志着深度学习时代的到来。Girshick等人于2014年提出的R-CNN（Regions with CNN features）开创了基于深度学习的目标检测范式，该方法首先通过选择性搜索（Selective Search）算法生成候选区域，然后对每个候选区域使用卷积神经网络提取特征，最后使用SVM分类器进行分类。尽管R-CNN在精度上大幅超越传统方法，但其多阶段流水线的设计导致推理速度极慢。此后，Fast R-CNN通过引入感兴趣区域池化（RoI Pooling）层实现了端到端的训练和推理加速；Faster R-CNN进一步提出了区域提议网络（Region Proposal Network, RPN），将候选区域生成过程也纳入神经网络，实现了完全的端到端目标检测。这些两阶段检测器在精度上不断突破，但速度依然难以满足实时应用的需求。</w:t>
      </w:r>
    </w:p>
    <w:p w14:paraId="19466614">
      <w:pPr>
        <w:ind w:firstLine="480"/>
        <w:rPr>
          <w:rFonts w:hint="eastAsia"/>
        </w:rPr>
      </w:pPr>
      <w:r>
        <w:t>与两阶段检测器不同，单阶段检测器直接在图像上回归目标边界框和类别概率，实现了检测速度的质的飞跃。Redmon等人于2016年提出的YOLO算法将目标检测重新定义为回归问题，使用单一的卷积神经网络同时预测多个边界框和类别概率，在保持较高精度的同时实现了实时推理。Liu等人提出的SSD算法通过在不同尺度的特征图上进行预测，有效提升了小目标的检测性能。近年来，YOLO系列算法持续演进，从YOLOv2、YOLOv3、YOLOv4到YOLOv5，每一代都在网络架构、训练策略和工程实现上进行了重要改进。</w:t>
      </w:r>
    </w:p>
    <w:p w14:paraId="7BEC670F">
      <w:pPr>
        <w:ind w:firstLine="480"/>
        <w:rPr>
          <w:rFonts w:hint="eastAsia"/>
        </w:rPr>
      </w:pPr>
      <w:r>
        <w:t>YOLOv8是Ultralytics公司于2023年发布的最新版本，在Anchor-Free机制、解耦头设计、C2f模块等方面进行了全面优化。具体而言，YOLOv8摒弃了传统的Anchor-Based检测方式，采用Anchor-Free策略直接在特征图上回归目标中心点和边界尺寸，简化了后处理流程；检测头采用解耦设计，将分类和回归任务分配到不同的分支，避免了任务间的干扰；骨干网络引入C2f（Cross Stage Partial with 2 convolutions and fewer parameters）模块，在保持特征提取能力的同时降低了参数量。在COCO数据集上的评估结果显示，YOLOv8在精度-速度平衡上达到了业界领先水平。</w:t>
      </w:r>
    </w:p>
    <w:p w14:paraId="74F32E8D">
      <w:pPr>
        <w:ind w:firstLine="480"/>
        <w:rPr>
          <w:rFonts w:hint="eastAsia"/>
        </w:rPr>
      </w:pPr>
      <w:r>
        <w:t>在国内研究方面，Wang等人提出了一种基于改进YOLOv4的车辆检测方法，通过引入注意力机制和特征金字塔结构，在复杂交通场景下取得了良好的检测效果。Zhang等人针对小尺度车辆目标检测困难的问题，提出了一种多尺度特征融合网络，显著提升了远距离车辆的检测精度。这些研究表明，基于深度学习的车辆检测技术已经趋于成熟，但在恶劣天气条件下的鲁棒性仍然是一个有待深入研究的难题。</w:t>
      </w:r>
    </w:p>
    <w:p w14:paraId="263630A8">
      <w:pPr>
        <w:pStyle w:val="4"/>
        <w:spacing w:before="156" w:after="156"/>
        <w:rPr>
          <w:rFonts w:hint="eastAsia"/>
        </w:rPr>
      </w:pPr>
      <w:bookmarkStart w:id="12" w:name="_Toc26736"/>
      <w:bookmarkStart w:id="13" w:name="_Toc3961"/>
      <w:bookmarkStart w:id="14" w:name="_Toc169257608"/>
      <w:r>
        <w:t>1.2.2 图像增强技术研究现状</w:t>
      </w:r>
      <w:bookmarkEnd w:id="12"/>
      <w:bookmarkEnd w:id="13"/>
    </w:p>
    <w:p w14:paraId="50DFDED8">
      <w:pPr>
        <w:ind w:firstLine="480"/>
        <w:rPr>
          <w:rFonts w:hint="eastAsia"/>
        </w:rPr>
      </w:pPr>
      <w:r>
        <w:t>图像增强技术旨在改善图像的视觉质量或提升图像在特定任务中的可用性。根据技术路线，图像增强方法可分为三类：传统方法、基于物理模型的方法和基于深度学习的方法。</w:t>
      </w:r>
    </w:p>
    <w:p w14:paraId="66B7BEF4">
      <w:pPr>
        <w:ind w:firstLine="480"/>
        <w:rPr>
          <w:rFonts w:hint="eastAsia"/>
        </w:rPr>
      </w:pPr>
      <w:r>
        <w:t>传统图像增强方法以像素级操作为主，计算效率高。直方图均衡化及其变体通过重新分布像素灰度值来扩展图像的动态范围，从而提升对比度。其中，CLAHE通过限制对比度放大幅度并采用分块处理策略，有效抑制了噪声放大问题，在各类图像增强场景中得到广泛应用。Gamma校正通过非线性灰度变换调整图像亮度，操作简单但需要手动设置Gamma值。Retinex理论基于人眼视觉系统的颜色恒常性，将图像分解为光照分量和反射分量，通过操作光照分量实现增强。这些方法计算简单、便于部署，但场景适应性有限，难以处理复杂的退化模式。</w:t>
      </w:r>
    </w:p>
    <w:p w14:paraId="7428DDCC">
      <w:pPr>
        <w:ind w:firstLine="480"/>
        <w:rPr>
          <w:rFonts w:hint="eastAsia"/>
        </w:rPr>
      </w:pPr>
      <w:r>
        <w:t>基于物理模型的方法针对特定退化过程建立数学模型。以去雾任务为例，暗通道先验算法通过统计自然图像中局部区域至少有一个颜色通道的强度值很低的先验知识，结合大气散射模型来估计透射率和大气光值，从而恢复清晰图像。该方法在均匀雾霾图像上效果显著，但在天空区域和白色物体区域会出现色彩失真，且对非均匀雾霾适应性不足。类似的物理模型也被应用于去雨任务，如基于雨线方向特征的检测与去除方法，然而真实世界的雨线形态各异，简单的物理模型难以全面刻画。</w:t>
      </w:r>
    </w:p>
    <w:p w14:paraId="45FE44B7">
      <w:pPr>
        <w:ind w:firstLine="480"/>
        <w:rPr>
          <w:rFonts w:hint="eastAsia"/>
        </w:rPr>
      </w:pPr>
      <w:r>
        <w:t>基于深度学习的图像增强方法近年来取得了突破性进展。在低光照增强领域，MBLLEN通过设计多分支网络结构，在不同的感受野尺度上提取特征，然后通过融合模块整合多尺度信息，实现了高质量的低光照图像增强。Zero-DCE创新地提出了零参考的增强框架，通过估计高阶曲线来调整输入图像的像素值，避免了成对训练数据的依赖。在去雾领域，FFA-Net（Feature Fusion Attention Network）通过通道注意力和像素注意力机制实现特征重标定，在多个去雾基准数据集上取得了最优性能。在去雨领域，DerainNet、PReNet等模型通过递归或密集连接的方式逐步去除雨线。NAFNet通过简化网络中的非线性激活函数，在保持增强质量的同时显著降低了计算复杂度，为实际部署提供了更优的选择。</w:t>
      </w:r>
    </w:p>
    <w:p w14:paraId="2AD21609">
      <w:pPr>
        <w:ind w:firstLine="480"/>
        <w:rPr>
          <w:rFonts w:hint="eastAsia"/>
        </w:rPr>
      </w:pPr>
      <w:r>
        <w:t>尽管深度学习方法在增强效果上表现优异，但其计算成本较高，特别是在资源受限的嵌入式设备上部署时面临挑战。此外，大多数增强模型针对特定的退化类型设计，单一模型难以应对多样化的实际天气条件。</w:t>
      </w:r>
    </w:p>
    <w:p w14:paraId="39F43181">
      <w:pPr>
        <w:pStyle w:val="4"/>
        <w:spacing w:before="156" w:after="156"/>
        <w:rPr>
          <w:rFonts w:hint="eastAsia"/>
        </w:rPr>
      </w:pPr>
      <w:bookmarkStart w:id="15" w:name="_Toc1841"/>
      <w:bookmarkStart w:id="16" w:name="_Toc7631"/>
      <w:r>
        <w:t>1.2.3 恶劣天气车辆感知研究现状</w:t>
      </w:r>
      <w:bookmarkEnd w:id="15"/>
      <w:bookmarkEnd w:id="16"/>
    </w:p>
    <w:p w14:paraId="7BC12419">
      <w:pPr>
        <w:ind w:firstLine="480"/>
        <w:rPr>
          <w:rFonts w:hint="eastAsia"/>
        </w:rPr>
      </w:pPr>
      <w:r>
        <w:t>专门针对恶劣天气条件下车辆感知的研究近年来逐渐受到学术界的关注。目前，提升恶劣天气下检测性能的技术路线主要分为以下几类：</w:t>
      </w:r>
    </w:p>
    <w:p w14:paraId="32F63E4F">
      <w:pPr>
        <w:ind w:firstLine="480"/>
        <w:rPr>
          <w:rFonts w:hint="eastAsia"/>
        </w:rPr>
      </w:pPr>
      <w:r>
        <w:t>第一类是域自适应方法，通过在源域（如合成雾天数据）和目标域（真实雾天数据）之间进行特征对齐，提升模型在目标域上的泛化能力。Li等人提出了Domain Adaptive Faster R-CNN，通过对抗性训练实现跨域特征分布对齐，在雾天场景下取得了显著的检测精度提升。Hnewa等人设计了多尺度域自适应YOLO框架，在不同尺度特征层上进行域对齐，进一步提升了雾天车辆检测的鲁棒性。</w:t>
      </w:r>
    </w:p>
    <w:p w14:paraId="49BB4CC8">
      <w:pPr>
        <w:ind w:firstLine="480"/>
        <w:rPr>
          <w:rFonts w:hint="eastAsia"/>
        </w:rPr>
      </w:pPr>
      <w:r>
        <w:t>第二类是联合增强-检测框架，将图像增强作为检测系统的前置模块，通过增强退化图像来提升检测性能。Tran等人提出了基于生成对抗网络（GAN）的图像去雨增强联合检测框架，在去雨的同时保留了车辆目标的细节信息。这类方法的优势在于可以灵活组合不同的增强和检测模型，但如何选择最优的增强策略以最大化检测精度仍是一个开放问题。</w:t>
      </w:r>
    </w:p>
    <w:p w14:paraId="675ECCB9">
      <w:pPr>
        <w:ind w:firstLine="480"/>
        <w:rPr>
          <w:rFonts w:hint="eastAsia"/>
        </w:rPr>
      </w:pPr>
      <w:r>
        <w:t>第三类是数据增强方法，通过在训练过程中引入模拟的恶劣天气数据来提升模型的泛化能力。利用物理渲染引擎或图像到图像的翻译模型，可以在大规模标准数据集上生成带标注的恶劣天气训练数据，从而在模型层面提升对天气退化的鲁棒性。</w:t>
      </w:r>
    </w:p>
    <w:p w14:paraId="041D871D">
      <w:pPr>
        <w:ind w:firstLine="480"/>
        <w:rPr>
          <w:rFonts w:hint="eastAsia"/>
        </w:rPr>
      </w:pPr>
      <w:r>
        <w:t>综合分析现有研究可以发现，多数工作仅针对单一天气类型进行优化，缺乏统一的多天气自适应检测方案。此外，现有研究中的增强方法往往采用固定的策略，无法根据实际输入图像的质量状况动态调整处理方式。针对上述问题，本文提出了基于自动场景识别的多策略图像增强方案，系统能够根据图像质量指标自动识别天气类型并选择最适配的增强算法，同时在多种天气条件下进行统一的端到端系统集成和评估，具有较强的实用价值。</w:t>
      </w:r>
    </w:p>
    <w:p w14:paraId="644F93D3">
      <w:pPr>
        <w:pStyle w:val="3"/>
        <w:spacing w:before="156" w:after="156"/>
        <w:rPr>
          <w:rFonts w:hint="eastAsia"/>
        </w:rPr>
      </w:pPr>
      <w:bookmarkStart w:id="17" w:name="_Toc16570"/>
      <w:bookmarkStart w:id="18" w:name="_Toc8333"/>
      <w:r>
        <w:t>1.3 主要研究内容</w:t>
      </w:r>
      <w:bookmarkEnd w:id="17"/>
      <w:bookmarkEnd w:id="18"/>
    </w:p>
    <w:p w14:paraId="2B73CE5C">
      <w:pPr>
        <w:ind w:firstLine="480"/>
        <w:rPr>
          <w:rFonts w:hint="eastAsia"/>
        </w:rPr>
      </w:pPr>
      <w:r>
        <w:t>本文的主要研究内容包括以下五个方面：</w:t>
      </w:r>
    </w:p>
    <w:p w14:paraId="3420E68B">
      <w:pPr>
        <w:ind w:firstLine="480"/>
        <w:rPr>
          <w:rFonts w:hint="eastAsia"/>
        </w:rPr>
      </w:pPr>
      <w:r>
        <w:t>（1）多策略图像增强模块的设计与实现。研究CLAHE、MBLLEN、Zero-DCE、NAFNet等多种增强算法的原理与实现，设计统一的增强接口，使系统能够根据天气类型灵活调用不同的增强方法。同时，建立模型不可用时的自动回退机制，确保系统的鲁棒性和可用性。</w:t>
      </w:r>
    </w:p>
    <w:p w14:paraId="083AE7DC">
      <w:pPr>
        <w:ind w:firstLine="480"/>
        <w:rPr>
          <w:rFonts w:hint="eastAsia"/>
        </w:rPr>
      </w:pPr>
      <w:r>
        <w:t>（2）自动场景识别机制的研究。基于图像的亮度、对比度、饱和度、清晰度等多维度质量指标，设计场景分类的决策规则，实现对雾天、雨天、低光照和正常天气的自动识别，为自适应增强策略的选取提供依据。</w:t>
      </w:r>
    </w:p>
    <w:p w14:paraId="366E3605">
      <w:pPr>
        <w:ind w:firstLine="480"/>
        <w:rPr>
          <w:rFonts w:hint="eastAsia"/>
        </w:rPr>
      </w:pPr>
      <w:r>
        <w:t>（3）YOLOv8车辆检测模型的部署与优化。研究YOLOv8不同规格模型（nano/small/xlarge）在检测精度、推理速度与模型大小之间的权衡关系，支持ONNX Runtime硬件加速推理，并设计基于交并比（IoU）的帧间跟踪去重策略以支持视频和摄像头模式下的准确计数。</w:t>
      </w:r>
    </w:p>
    <w:p w14:paraId="0468FDFF">
      <w:pPr>
        <w:ind w:firstLine="480"/>
        <w:rPr>
          <w:rFonts w:hint="eastAsia"/>
        </w:rPr>
      </w:pPr>
      <w:r>
        <w:t>（4）多模式Web系统的设计与实现。采用前后端分离的架构模式，提供图片识别、视频识别和摄像头实时识别三种交互模式，利用MySQL数据库实现检测记录的结构化存储和全生命周期管理。</w:t>
      </w:r>
    </w:p>
    <w:p w14:paraId="5F5FFC9A">
      <w:pPr>
        <w:ind w:firstLine="480"/>
        <w:rPr>
          <w:rFonts w:hint="eastAsia"/>
        </w:rPr>
      </w:pPr>
      <w:r>
        <w:t>（5）多源数据集的基准测试与性能分析。在涵盖雾天、雨天、低光照和正常天气的多类公开数据集上进行大规模基准测试，从mAP（Mean Average Precision）、PSNR（Peak Signal-to-Noise Ratio）、SSIM（Structural Similarity Index）、处理时间等多个维度系统评估各增强方法在不同天气场景下的性能表现。</w:t>
      </w:r>
    </w:p>
    <w:p w14:paraId="2C393900">
      <w:pPr>
        <w:pStyle w:val="3"/>
        <w:spacing w:before="156" w:after="156"/>
        <w:rPr>
          <w:rFonts w:hint="eastAsia"/>
        </w:rPr>
      </w:pPr>
      <w:bookmarkStart w:id="19" w:name="_Toc6431"/>
      <w:bookmarkStart w:id="20" w:name="_Toc31566"/>
      <w:r>
        <w:t xml:space="preserve">1.4  </w:t>
      </w:r>
      <w:del w:id="9" w:author="许欢" w:date="2026-05-11T21:44:00Z">
        <w:r>
          <w:rPr/>
          <w:delText>论文</w:delText>
        </w:r>
      </w:del>
      <w:r>
        <w:t>组织结构</w:t>
      </w:r>
      <w:bookmarkEnd w:id="19"/>
      <w:bookmarkEnd w:id="20"/>
    </w:p>
    <w:p w14:paraId="472F5029">
      <w:pPr>
        <w:ind w:firstLine="480"/>
        <w:rPr>
          <w:rFonts w:hint="eastAsia"/>
        </w:rPr>
      </w:pPr>
      <w:r>
        <w:t>本文共分为六章，各章内容安排如下：</w:t>
      </w:r>
    </w:p>
    <w:p w14:paraId="235B0395">
      <w:pPr>
        <w:ind w:firstLine="480"/>
        <w:rPr>
          <w:rFonts w:hint="eastAsia"/>
        </w:rPr>
      </w:pPr>
      <w:r>
        <w:t>第1章：绪论。介绍恶劣天气下车辆感知问题的研究背景与意义，综述车辆检测、图像增强以及恶劣天气感知技术的国内外研究现状，阐述本文的主要研究内容和创新点，给出论文的组织结构。</w:t>
      </w:r>
    </w:p>
    <w:p w14:paraId="38F30392">
      <w:pPr>
        <w:ind w:firstLine="480"/>
        <w:rPr>
          <w:rFonts w:hint="eastAsia"/>
        </w:rPr>
      </w:pPr>
      <w:r>
        <w:t>第2章：系统总体设计。从系统目标出发，进行全面的功能和非功能需求分析，明确系统边界和用户角色。在此基础上提出系统的总体架构设计，包括三层架构的模块划分、数据流设计和技术选型分析，为后续各模块的详细设计奠定基础。</w:t>
      </w:r>
    </w:p>
    <w:p w14:paraId="1EEE4B38">
      <w:pPr>
        <w:ind w:firstLine="480"/>
        <w:rPr>
          <w:rFonts w:hint="eastAsia"/>
        </w:rPr>
      </w:pPr>
      <w:r>
        <w:t>第3章：核心算法与关键技术。详细阐述系统的核心算法实现。首先介绍基于NAFNet的去雾与去雨深度网络、MBLLEN低光照增强网络和CLAHE等传统图像增强方法的原理与实现；其次介绍自动场景识别算法的设计与决策流程；然后介绍基于YOLOv8的车辆检测模型部署与ONNX Runtime推理优化方案；最后介绍性能评测子系统的评估指标体系。在各算法介绍中，结合项目中的关键代码片段进行功能说明和创新点分析。</w:t>
      </w:r>
    </w:p>
    <w:p w14:paraId="04C3DA65">
      <w:pPr>
        <w:ind w:firstLine="480"/>
        <w:rPr>
          <w:rFonts w:hint="eastAsia"/>
        </w:rPr>
      </w:pPr>
      <w:r>
        <w:t>第4章：系统设计与实现。详细阐述系统的模块划分、前后端设计方案、数据库设计和核心功能实现。包括Flask后端路由设计、前端UI交互、视频流处理方案、数据库表结构设计等内容。</w:t>
      </w:r>
    </w:p>
    <w:p w14:paraId="166BADD8">
      <w:pPr>
        <w:ind w:firstLine="480"/>
        <w:rPr>
          <w:rFonts w:hint="eastAsia"/>
        </w:rPr>
      </w:pPr>
      <w:r>
        <w:t>第5章：系统测试与结果分析。介绍测试环境和多源数据集，从检测性能、图像质量、处理速度三个维度对系统进行大规模基准测试，通过对比实验分析各组件对整体系统性能的贡献，并对实验结果进行深入讨论。</w:t>
      </w:r>
    </w:p>
    <w:p w14:paraId="61A99D8D">
      <w:pPr>
        <w:ind w:firstLine="480"/>
        <w:rPr>
          <w:rFonts w:hint="eastAsia"/>
        </w:rPr>
      </w:pPr>
      <w:r>
        <w:t>第6章：总结与展望。总结本文的主要工作与贡献，分析系统存在的不足与改进方向，对未来研究工作进行展望。</w:t>
      </w:r>
    </w:p>
    <w:bookmarkEnd w:id="14"/>
    <w:p w14:paraId="10E74D46">
      <w:pPr>
        <w:pStyle w:val="2"/>
        <w:spacing w:before="312" w:after="312"/>
        <w:rPr>
          <w:rFonts w:hint="eastAsia"/>
        </w:rPr>
      </w:pPr>
      <w:bookmarkStart w:id="21" w:name="_Toc2991"/>
      <w:bookmarkStart w:id="22" w:name="_Toc8060"/>
      <w:r>
        <w:t xml:space="preserve">2 </w:t>
      </w:r>
      <w:bookmarkEnd w:id="21"/>
      <w:r>
        <w:rPr>
          <w:rFonts w:hint="eastAsia"/>
        </w:rPr>
        <w:t>系统总体设计</w:t>
      </w:r>
      <w:bookmarkEnd w:id="22"/>
    </w:p>
    <w:p w14:paraId="640CF8F3">
      <w:pPr>
        <w:pStyle w:val="3"/>
        <w:spacing w:before="156" w:after="156"/>
        <w:rPr>
          <w:rFonts w:hint="eastAsia"/>
        </w:rPr>
      </w:pPr>
      <w:bookmarkStart w:id="23" w:name="_Toc17206"/>
      <w:bookmarkStart w:id="24" w:name="_Toc23250"/>
      <w:r>
        <w:t>2.</w:t>
      </w:r>
      <w:bookmarkEnd w:id="23"/>
      <w:r>
        <w:rPr>
          <w:rFonts w:hint="eastAsia"/>
        </w:rPr>
        <w:t>1 系统目标与需求分析</w:t>
      </w:r>
      <w:bookmarkEnd w:id="24"/>
    </w:p>
    <w:p w14:paraId="16A6014F">
      <w:pPr>
        <w:pStyle w:val="4"/>
        <w:spacing w:before="156" w:after="156"/>
        <w:rPr>
          <w:rFonts w:hint="eastAsia"/>
        </w:rPr>
      </w:pPr>
      <w:bookmarkStart w:id="25" w:name="_Toc8604"/>
      <w:r>
        <w:t>2.1.1 系统设计目标</w:t>
      </w:r>
      <w:bookmarkEnd w:id="25"/>
    </w:p>
    <w:p w14:paraId="418A33AA">
      <w:pPr>
        <w:ind w:firstLine="480"/>
        <w:rPr>
          <w:rFonts w:hint="eastAsia"/>
        </w:rPr>
      </w:pPr>
      <w:r>
        <w:t>本系统的总体设计目标是构建一套能够在雾天、雨天、低光照等恶劣天气条件下实现高效、准确车辆检测的智能感知系统。具体而言，系统设计目标包括以下几个方面：</w:t>
      </w:r>
    </w:p>
    <w:p w14:paraId="3FD0EBFD">
      <w:pPr>
        <w:ind w:firstLine="480"/>
        <w:rPr>
          <w:rFonts w:hint="eastAsia"/>
        </w:rPr>
      </w:pPr>
      <w:r>
        <w:t>（1）多天气适应性：系统应能够处理雾天、雨天、低光照三类典型恶劣天气条件下的图像退化问题，通过针对性的图像增强策略提升检测性能。</w:t>
      </w:r>
    </w:p>
    <w:p w14:paraId="74142515">
      <w:pPr>
        <w:ind w:firstLine="480"/>
        <w:rPr>
          <w:rFonts w:hint="eastAsia"/>
        </w:rPr>
      </w:pPr>
      <w:r>
        <w:t>（2）高精度检测：在恶劣天气条件下，系统的车辆检测精度应尽可能接近正常天气条件下的检测水平，mAP50指标在增强后较原始图像有显著提升。</w:t>
      </w:r>
    </w:p>
    <w:p w14:paraId="3069FECA">
      <w:pPr>
        <w:ind w:firstLine="480"/>
        <w:rPr>
          <w:rFonts w:hint="eastAsia"/>
        </w:rPr>
      </w:pPr>
      <w:r>
        <w:t>（3）实时处理能力：系统应具备良好的处理速度，单张图像从增强到检测的完整流程耗时控制在可接受范围内，满足实际应用场景的需求。</w:t>
      </w:r>
    </w:p>
    <w:p w14:paraId="5C3AFD8C">
      <w:pPr>
        <w:ind w:firstLine="480"/>
        <w:rPr>
          <w:rFonts w:hint="eastAsia"/>
        </w:rPr>
      </w:pPr>
      <w:r>
        <w:t>（4）多模式输入支持：系统应支持图片上传检测、视频文件分析和摄像头实时识别三种输入模式，覆盖不同的使用场景。</w:t>
      </w:r>
    </w:p>
    <w:p w14:paraId="341E57DD">
      <w:pPr>
        <w:ind w:firstLine="480"/>
        <w:rPr>
          <w:rFonts w:hint="eastAsia"/>
        </w:rPr>
      </w:pPr>
      <w:r>
        <w:t>（5）易用性与可维护性：系统应提供直观的Web用户界面，检测过程一键式操作，检测结果可视化展示，并支持历史记录查询与管理。</w:t>
      </w:r>
    </w:p>
    <w:p w14:paraId="38A5F603">
      <w:pPr>
        <w:pStyle w:val="4"/>
        <w:spacing w:before="156" w:after="156"/>
        <w:rPr>
          <w:rFonts w:hint="eastAsia"/>
        </w:rPr>
      </w:pPr>
      <w:bookmarkStart w:id="26" w:name="_Toc20875"/>
      <w:r>
        <w:rPr>
          <w:rFonts w:hint="eastAsia"/>
        </w:rPr>
        <w:t>2.1.2 功能需求分析</w:t>
      </w:r>
      <w:bookmarkEnd w:id="26"/>
    </w:p>
    <w:p w14:paraId="02A1DDA2">
      <w:pPr>
        <w:ind w:firstLine="480"/>
        <w:rPr>
          <w:rFonts w:hint="eastAsia"/>
        </w:rPr>
      </w:pPr>
      <w:r>
        <w:t>基于上述设计目标，系统应具备以下核心功能模块：</w:t>
      </w:r>
    </w:p>
    <w:p w14:paraId="2AB35F00">
      <w:pPr>
        <w:ind w:firstLine="480"/>
        <w:rPr>
          <w:rFonts w:hint="eastAsia"/>
        </w:rPr>
      </w:pPr>
      <w:r>
        <w:t>（1）图像上传与管理功能：用户可通过Web页面上传待检测的道路图像，系统自动接收并存储上传文件，支持常见的图像格式（JPG、PNG、BMP等）。</w:t>
      </w:r>
    </w:p>
    <w:p w14:paraId="1B39843F">
      <w:pPr>
        <w:ind w:firstLine="480"/>
        <w:rPr>
          <w:rFonts w:hint="eastAsia"/>
        </w:rPr>
      </w:pPr>
      <w:r>
        <w:t>（2）自动场景识别功能：系统应能够自动分析输入图像的视觉质量，识别当前天气条件类型（正常、雾天、雨天、低光照），为后续增强策略的选择提供依据。</w:t>
      </w:r>
    </w:p>
    <w:p w14:paraId="17EBDE42">
      <w:pPr>
        <w:ind w:firstLine="480"/>
        <w:rPr>
          <w:rFonts w:hint="eastAsia"/>
        </w:rPr>
      </w:pPr>
      <w:r>
        <w:t>（3）图像增强处理功能：系统应根据场景识别结果自动选择合适的增强算法，或由用户手动指定增强方式，对退化图像进行恢复和增强处理。支持的增强方式包括去雾增强、去雨增强、低光照增强以及自动模式。</w:t>
      </w:r>
    </w:p>
    <w:p w14:paraId="1EF232E2">
      <w:pPr>
        <w:ind w:firstLine="480"/>
        <w:rPr>
          <w:rFonts w:hint="eastAsia"/>
        </w:rPr>
      </w:pPr>
      <w:r>
        <w:t>（4）车辆检测功能：系统应能够对增强后的图像进行车辆目标检测，识别出图像中的轿车、卡车、公交车、摩托车、自行车五类车辆目标，并输出每辆车的类别标签和置信度分数。</w:t>
      </w:r>
    </w:p>
    <w:p w14:paraId="3608BA39">
      <w:pPr>
        <w:ind w:firstLine="480"/>
        <w:rPr>
          <w:rFonts w:hint="eastAsia"/>
        </w:rPr>
      </w:pPr>
      <w:r>
        <w:t>（5）检测结果可视化与统计：系统应在图像上绘制检测边界框和标签，并以直观方式展示各类别车辆的数量统计信息。</w:t>
      </w:r>
    </w:p>
    <w:p w14:paraId="0303065F">
      <w:pPr>
        <w:ind w:firstLine="480"/>
        <w:rPr>
          <w:rFonts w:hint="eastAsia"/>
        </w:rPr>
      </w:pPr>
      <w:r>
        <w:t>（6）多模式检测支持：系统应支持三种输入模式——图片模式支持单张图像上传检测；视频模式支持视频文件的逐帧处理；摄像头模式支持通过RTSP协议接入监控摄像头进行实时检测。</w:t>
      </w:r>
    </w:p>
    <w:p w14:paraId="752A58E2">
      <w:pPr>
        <w:ind w:firstLine="480"/>
        <w:rPr>
          <w:rFonts w:hint="eastAsia"/>
        </w:rPr>
      </w:pPr>
      <w:r>
        <w:t>（7）历史记录管理：系统应自动保存每次检测的原始图像、增强后图像、标注后图像以及检测统计结果，支持历史记录的查询、详情感知和删除操作。</w:t>
      </w:r>
    </w:p>
    <w:p w14:paraId="10ADD9E6">
      <w:pPr>
        <w:pStyle w:val="4"/>
        <w:spacing w:before="156" w:after="156"/>
        <w:rPr>
          <w:rFonts w:hint="eastAsia"/>
        </w:rPr>
      </w:pPr>
      <w:bookmarkStart w:id="27" w:name="_Toc10442"/>
      <w:r>
        <w:rPr>
          <w:rFonts w:hint="eastAsia"/>
        </w:rPr>
        <w:t>2.1.3 非功能需求分析</w:t>
      </w:r>
      <w:bookmarkEnd w:id="27"/>
    </w:p>
    <w:p w14:paraId="776BFC2A">
      <w:pPr>
        <w:ind w:firstLine="480"/>
        <w:rPr>
          <w:rFonts w:hint="eastAsia"/>
        </w:rPr>
      </w:pPr>
      <w:r>
        <w:t>（1）性能需求：单张图像的完整处理流程（上传、场景识别、增强、检测、结果保存）应在数秒内完成，视频流处理应达到可用的帧率水平。</w:t>
      </w:r>
    </w:p>
    <w:p w14:paraId="2E8AFA7C">
      <w:pPr>
        <w:ind w:firstLine="480"/>
        <w:rPr>
          <w:rFonts w:hint="eastAsia"/>
        </w:rPr>
      </w:pPr>
      <w:r>
        <w:t>（2）可用性需求：系统应提供简洁明了的用户界面，操作流程直观，用户无需专业知识即可完成全部检测操作。</w:t>
      </w:r>
    </w:p>
    <w:p w14:paraId="52679806">
      <w:pPr>
        <w:ind w:firstLine="480"/>
        <w:rPr>
          <w:rFonts w:hint="eastAsia"/>
        </w:rPr>
      </w:pPr>
      <w:r>
        <w:t>（3）可靠性需求：系统应具备完善的错误处理机制，对无效输入、模型加载失败、文件读写异常等情况能够给出明确的错误提示，保证系统稳定运行。</w:t>
      </w:r>
    </w:p>
    <w:p w14:paraId="63C208D1">
      <w:pPr>
        <w:ind w:firstLine="480"/>
        <w:rPr>
          <w:rFonts w:hint="eastAsia"/>
        </w:rPr>
      </w:pPr>
      <w:r>
        <w:t>（4）可扩展性需求：系统架构应具有良好的模块化设计，便于后续增加新的增强算法、检测模型或天气类型支持。</w:t>
      </w:r>
    </w:p>
    <w:p w14:paraId="03B56295">
      <w:pPr>
        <w:ind w:firstLine="480"/>
        <w:rPr>
          <w:rFonts w:hint="eastAsia"/>
        </w:rPr>
      </w:pPr>
      <w:r>
        <w:t>（5）兼容性需求：系统后端应兼容主流操作系统（Windows、Linux），前端应兼容主流浏览器（Chrome、Firefox、Edge等）。</w:t>
      </w:r>
    </w:p>
    <w:p w14:paraId="0D47E270">
      <w:pPr>
        <w:pStyle w:val="3"/>
        <w:spacing w:before="156" w:after="156"/>
        <w:rPr>
          <w:rFonts w:hint="eastAsia"/>
        </w:rPr>
      </w:pPr>
      <w:bookmarkStart w:id="28" w:name="_Toc10156"/>
      <w:bookmarkStart w:id="29" w:name="_Toc21019"/>
      <w:r>
        <w:t xml:space="preserve">2.2 </w:t>
      </w:r>
      <w:bookmarkEnd w:id="28"/>
      <w:r>
        <w:rPr>
          <w:rFonts w:hint="eastAsia"/>
        </w:rPr>
        <w:t>系统总架构</w:t>
      </w:r>
      <w:bookmarkEnd w:id="29"/>
    </w:p>
    <w:p w14:paraId="4B14D512">
      <w:pPr>
        <w:pStyle w:val="4"/>
        <w:spacing w:before="156" w:after="156"/>
        <w:rPr>
          <w:rFonts w:hint="eastAsia"/>
        </w:rPr>
      </w:pPr>
      <w:bookmarkStart w:id="30" w:name="_Toc28436"/>
      <w:bookmarkStart w:id="31" w:name="_Toc23660"/>
      <w:r>
        <w:t xml:space="preserve">2.2.1 </w:t>
      </w:r>
      <w:bookmarkEnd w:id="30"/>
      <w:r>
        <w:rPr>
          <w:rFonts w:hint="eastAsia"/>
        </w:rPr>
        <w:t>架构设计原则</w:t>
      </w:r>
      <w:bookmarkEnd w:id="31"/>
      <w:r>
        <w:commentReference w:id="5"/>
      </w:r>
    </w:p>
    <w:p w14:paraId="6EE5860C">
      <w:pPr>
        <w:ind w:firstLine="480"/>
        <w:rPr>
          <w:rFonts w:hint="eastAsia"/>
        </w:rPr>
      </w:pPr>
      <w:r>
        <w:t>本系统的架构设计遵循以下原则：</w:t>
      </w:r>
    </w:p>
    <w:p w14:paraId="7E6C4EA4">
      <w:pPr>
        <w:ind w:firstLine="480"/>
        <w:rPr>
          <w:rFonts w:hint="eastAsia"/>
        </w:rPr>
      </w:pPr>
      <w:r>
        <w:t>（1）分层架构：采用经典的三层架构模式，将系统划分为前端表示层、后端业务逻辑层和数据持久化层，各层职责明确、耦合度低。</w:t>
      </w:r>
    </w:p>
    <w:p w14:paraId="50407A0D">
      <w:pPr>
        <w:ind w:firstLine="480"/>
        <w:rPr>
          <w:rFonts w:hint="eastAsia"/>
        </w:rPr>
      </w:pPr>
      <w:r>
        <w:t>（2）前后端分离：前端与后端通过RESTful API进行通信，前端负责用户交互和结果展示，后端负责业务逻辑处理和算法调用，便于独立开发和部署。</w:t>
      </w:r>
    </w:p>
    <w:p w14:paraId="3E30AC75">
      <w:pPr>
        <w:ind w:firstLine="480"/>
        <w:rPr>
          <w:rFonts w:hint="eastAsia"/>
        </w:rPr>
      </w:pPr>
      <w:r>
        <w:t>（3）模块化设计：后端采用模块化组织方式，将不同功能的处理逻辑封装为独立的服务模块和路由模块，提高代码的可维护性和可复用性。</w:t>
      </w:r>
    </w:p>
    <w:p w14:paraId="7346CDA2">
      <w:pPr>
        <w:ind w:firstLine="480"/>
        <w:rPr>
          <w:rFonts w:hint="eastAsia"/>
        </w:rPr>
      </w:pPr>
      <w:r>
        <w:t>（4）算法与业务解耦：核心算法实现与业务逻辑分离，算法模块提供统一的调用接口，便于算法的独立迭代和替换。</w:t>
      </w:r>
    </w:p>
    <w:p w14:paraId="024FF13D">
      <w:pPr>
        <w:pStyle w:val="4"/>
        <w:spacing w:before="156" w:after="156"/>
        <w:rPr>
          <w:rFonts w:hint="eastAsia"/>
        </w:rPr>
      </w:pPr>
      <w:bookmarkStart w:id="32" w:name="_Toc14513"/>
      <w:bookmarkStart w:id="33" w:name="_Toc12377"/>
      <w:r>
        <w:t xml:space="preserve">2.2.2 </w:t>
      </w:r>
      <w:bookmarkEnd w:id="32"/>
      <w:r>
        <w:rPr>
          <w:rFonts w:hint="eastAsia"/>
        </w:rPr>
        <w:t>系统分层架构</w:t>
      </w:r>
      <w:bookmarkEnd w:id="33"/>
    </w:p>
    <w:p w14:paraId="76284167">
      <w:pPr>
        <w:ind w:firstLine="480"/>
        <w:rPr>
          <w:rFonts w:hint="eastAsia"/>
        </w:rPr>
      </w:pPr>
      <w:r>
        <w:t>系统的总体架构分为以下三个层次：</w:t>
      </w:r>
    </w:p>
    <w:p w14:paraId="5A806F74">
      <w:pPr>
        <w:ind w:firstLine="480"/>
        <w:rPr>
          <w:rFonts w:hint="eastAsia"/>
        </w:rPr>
      </w:pPr>
      <w:r>
        <w:t>第一层：表示层（前端）</w:t>
      </w:r>
    </w:p>
    <w:p w14:paraId="335EC816">
      <w:pPr>
        <w:ind w:firstLine="480"/>
        <w:rPr>
          <w:rFonts w:hint="eastAsia"/>
        </w:rPr>
      </w:pPr>
      <w:r>
        <w:t>表示层采用原生HTML5、CSS3和JavaScript实现单页面应用（SPA），通过Ajax异步请求与后端API进行数据交互。前端页面包含四大功能区域：图像上传区展示文件上传组件和上传预览；检测结果显示区展示增强前后的图像对比和检测标注结果；统计分析区以图表和数字形式展示各车辆类别的检测数量统计；历史记录区展示历史检测记录列表，支持详情查看和记录删除。前端通过fetch API调用后端RESTful接口，获取JSON格式的响应数据，动态更新页面内容。</w:t>
      </w:r>
    </w:p>
    <w:p w14:paraId="72EDA09E">
      <w:pPr>
        <w:ind w:firstLine="480"/>
        <w:rPr>
          <w:rFonts w:hint="eastAsia"/>
        </w:rPr>
      </w:pPr>
      <w:r>
        <w:t>第二层：业务逻辑层（后端）</w:t>
      </w:r>
    </w:p>
    <w:p w14:paraId="0A9DF3C8">
      <w:pPr>
        <w:ind w:firstLine="480"/>
        <w:rPr>
          <w:rFonts w:hint="eastAsia"/>
        </w:rPr>
      </w:pPr>
      <w:r>
        <w:t>业务逻辑层采用Python Flask框架实现，按照功能职责划分为三个子层：</w:t>
      </w:r>
    </w:p>
    <w:p w14:paraId="370B1AC6">
      <w:pPr>
        <w:ind w:firstLine="480"/>
        <w:rPr>
          <w:rFonts w:hint="eastAsia"/>
        </w:rPr>
      </w:pPr>
      <w:r>
        <w:t>（1）路由层（Routes）：负责HTTP请求的接收、参数解析和响应返回。包含图像处理路由（image_routes）、视频处理路由（video_routes）、摄像头管理路由（camera_routes）和历史记录路由（history_routes）四个模块。</w:t>
      </w:r>
    </w:p>
    <w:p w14:paraId="7BC40AC8">
      <w:pPr>
        <w:ind w:firstLine="480"/>
        <w:rPr>
          <w:rFonts w:hint="eastAsia"/>
        </w:rPr>
      </w:pPr>
      <w:r>
        <w:t>（2）服务层（Services）：负责核心业务逻辑的处理。包含图像增强服务（ImageEnhancer）封装了所有增强算法的调用；自动增强服务（AutoEnhancer）封装了场景识别和自动增强调度逻辑；车辆检测服务（VehicleDetector）封装了YOLOv8模型的加载和推理逻辑。</w:t>
      </w:r>
    </w:p>
    <w:p w14:paraId="6C62DABA">
      <w:pPr>
        <w:ind w:firstLine="480"/>
        <w:rPr>
          <w:rFonts w:hint="eastAsia"/>
        </w:rPr>
      </w:pPr>
      <w:r>
        <w:t>（3）算法层（Algorithms）：负责底层算法实现和模型推理。基于ONNX Runtime进行模型加载和推理，调用预训练的NAFNet、MBLLEN等深度学习模型完成图像增强，调用YOLOv8模型完成目标检测。</w:t>
      </w:r>
    </w:p>
    <w:p w14:paraId="3A6B8C40">
      <w:pPr>
        <w:ind w:firstLine="480"/>
        <w:rPr>
          <w:rFonts w:hint="eastAsia"/>
        </w:rPr>
      </w:pPr>
      <w:r>
        <w:t>第三层：数据持久化层</w:t>
      </w:r>
    </w:p>
    <w:p w14:paraId="0F6E40E1">
      <w:pPr>
        <w:ind w:firstLine="480"/>
        <w:rPr>
          <w:rFonts w:hint="eastAsia"/>
        </w:rPr>
      </w:pPr>
      <w:r>
        <w:t>数据持久化层采用MySQL关系型数据库和文件系统混合存储方案。结构化数据（检测记录、摄像头配置等）存储在MySQL数据库中；非结构化数据（上传图像、增强结果、标注图像）以文件形式存储在服务器的文件系统中，数据库记录中保存文件的路径引用。</w:t>
      </w:r>
    </w:p>
    <w:p w14:paraId="4CF3BE7B">
      <w:pPr>
        <w:pStyle w:val="4"/>
        <w:spacing w:before="156" w:after="156"/>
        <w:rPr>
          <w:rFonts w:hint="eastAsia"/>
        </w:rPr>
      </w:pPr>
      <w:bookmarkStart w:id="34" w:name="_Toc16850"/>
      <w:bookmarkStart w:id="35" w:name="_Toc2790"/>
      <w:r>
        <w:t xml:space="preserve">2.2.3 </w:t>
      </w:r>
      <w:bookmarkEnd w:id="34"/>
      <w:r>
        <w:rPr>
          <w:rFonts w:hint="eastAsia"/>
        </w:rPr>
        <w:t>系统模块划分</w:t>
      </w:r>
      <w:bookmarkEnd w:id="35"/>
    </w:p>
    <w:p w14:paraId="2114F666">
      <w:pPr>
        <w:ind w:firstLine="480"/>
        <w:rPr>
          <w:rFonts w:hint="eastAsia"/>
        </w:rPr>
      </w:pPr>
      <w:r>
        <w:t>根据上述分层架构，系统可细分为以下功能模块：</w:t>
      </w:r>
      <w:r>
        <w:commentReference w:id="6"/>
      </w:r>
    </w:p>
    <w:p w14:paraId="2102A78E">
      <w:pPr>
        <w:ind w:firstLine="480"/>
        <w:rPr>
          <w:rFonts w:hint="eastAsia"/>
        </w:rPr>
      </w:pPr>
      <w:r>
        <w:t>（1）Web前端模块：负责用户交互界面和结果展示，包括文件上传、图像预览、结果可视化、历史记录浏览等功能。</w:t>
      </w:r>
    </w:p>
    <w:p w14:paraId="09A00BD6">
      <w:pPr>
        <w:ind w:firstLine="480"/>
        <w:rPr>
          <w:rFonts w:hint="eastAsia"/>
        </w:rPr>
      </w:pPr>
      <w:r>
        <w:t>（2）文件接收与管理模块：负责接收用户上传的文件，进行文件类型校验和安全检查，统一管理文件的存储路径和访问URL。</w:t>
      </w:r>
    </w:p>
    <w:p w14:paraId="3BB39AA3">
      <w:pPr>
        <w:ind w:firstLine="480"/>
        <w:rPr>
          <w:rFonts w:hint="eastAsia"/>
        </w:rPr>
      </w:pPr>
      <w:r>
        <w:t>（3）图像增强模块：系统的核心功能模块之一，集成多种图像增强算法。该模块设计为统一的增强接口，内部包含NAFNet去雾增强器、NAFNet去雨增强器、MBLLEN低光照增强器（同时支持TensorFlow和ONNX Runtime两种推理引擎）、Zero-DCE低光照增强器以及基于CLAHE和形态学操作的传统增强器。各增强器通过策略模式组织，根据增强类型动态选择对应的处理逻辑。</w:t>
      </w:r>
    </w:p>
    <w:p w14:paraId="5A3B1D3A">
      <w:pPr>
        <w:ind w:firstLine="480"/>
        <w:rPr>
          <w:rFonts w:hint="eastAsia"/>
        </w:rPr>
      </w:pPr>
      <w:r>
        <w:t>（4）自动场景识别模块：通过对输入图像的多维质量指标（亮度、对比度、饱和度、清晰度）进行分析和阈值判断，自动识别当前天气条件类型，触发相应的增强处理流程。</w:t>
      </w:r>
    </w:p>
    <w:p w14:paraId="5656A984">
      <w:pPr>
        <w:ind w:firstLine="480"/>
        <w:rPr>
          <w:rFonts w:hint="eastAsia"/>
        </w:rPr>
      </w:pPr>
      <w:r>
        <w:t>（5）车辆检测模块：基于YOLOv8模型实现车辆目标检测。采用模型缓存机制避免重复加载，支持多种模型规格的切换，输出检测边界框、目标类别、置信度分数和各类别数量统计。</w:t>
      </w:r>
    </w:p>
    <w:p w14:paraId="4ABE83CB">
      <w:pPr>
        <w:ind w:firstLine="480"/>
        <w:rPr>
          <w:rFonts w:hint="eastAsia"/>
        </w:rPr>
      </w:pPr>
      <w:r>
        <w:t>（6）视频流处理模块：支持视频文件的逐帧解码和RTSP摄像头的实时帧捕获，对每一帧执行增强和检测操作，将结果帧重新编码为输出视频流。</w:t>
      </w:r>
    </w:p>
    <w:p w14:paraId="542BDBEF">
      <w:pPr>
        <w:ind w:firstLine="480"/>
        <w:rPr>
          <w:rFonts w:hint="eastAsia"/>
        </w:rPr>
      </w:pPr>
      <w:r>
        <w:t>（7）数据管理模块：负责MySQL数据库的连接管理和CRUD操作，包括检测记录的写入、查询和删除，以及摄像头配置的持久化管理。</w:t>
      </w:r>
    </w:p>
    <w:p w14:paraId="5FAAF709">
      <w:pPr>
        <w:ind w:firstLine="480"/>
        <w:rPr>
          <w:rFonts w:hint="eastAsia"/>
        </w:rPr>
      </w:pPr>
      <w:r>
        <w:t>（8）性能评测子系统：独立的离线评测模块，支持在标准数据集上进行大规模基准测试，计算mAP、PSNR、SSIM等评估指标，生成详细的评测报告。</w:t>
      </w:r>
    </w:p>
    <w:p w14:paraId="5A1E5E2B">
      <w:pPr>
        <w:pStyle w:val="4"/>
        <w:spacing w:before="156" w:after="156"/>
        <w:rPr>
          <w:rFonts w:hint="eastAsia"/>
        </w:rPr>
      </w:pPr>
      <w:bookmarkStart w:id="36" w:name="_Toc11124"/>
      <w:r>
        <w:rPr>
          <w:rFonts w:hint="eastAsia"/>
        </w:rPr>
        <w:t>2.2.4 模块间相互关系</w:t>
      </w:r>
      <w:bookmarkEnd w:id="36"/>
    </w:p>
    <w:p w14:paraId="1DDDA0A5">
      <w:pPr>
        <w:ind w:firstLine="480"/>
        <w:rPr>
          <w:rFonts w:hint="eastAsia"/>
        </w:rPr>
      </w:pPr>
      <w:r>
        <w:t>各模块之间的数据流和控制流关系可用如下方式描述：</w:t>
      </w:r>
    </w:p>
    <w:p w14:paraId="433737E3">
      <w:pPr>
        <w:ind w:firstLine="480"/>
        <w:rPr>
          <w:rFonts w:hint="eastAsia"/>
        </w:rPr>
      </w:pPr>
      <w:r>
        <w:t>用户通过Web前端上传图像，前端将图像文件以multipart/form-data格式发送至后端的图像上传API。后端的路由层接收请求后，将文件保存至文件系统，并调用服务层进行处理。服务层的自动场景识别模块首先对图像进行分析，判断天气条件类型。随后，图像增强模块根据识别结果或用户指定的增强类型，调用相应的增强算法对图像进行恢复处理。增强后的图像传入车辆检测模块，由YOLOv8模型执行目标检测，输出检测结果。最后，所有处理结果（包括原始图像、增强图像、标注图像、检测统计数据）通过数据管理模块持久化存储，并以JSON格式返回至前端展示。</w:t>
      </w:r>
    </w:p>
    <w:p w14:paraId="1047A2AE">
      <w:pPr>
        <w:ind w:firstLine="480"/>
        <w:rPr>
          <w:rFonts w:hint="eastAsia"/>
        </w:rPr>
      </w:pPr>
      <w:r>
        <w:t>在视频和摄像头模式下，处理流程类似，但增加了视频帧的解码和编码环节，并对每一帧重复执行增强和检测操作，最终合成结果视频返回给用户</w:t>
      </w:r>
    </w:p>
    <w:p w14:paraId="6CC8FA98">
      <w:pPr>
        <w:pStyle w:val="4"/>
        <w:spacing w:before="156" w:after="156"/>
        <w:rPr>
          <w:rFonts w:hint="eastAsia"/>
        </w:rPr>
      </w:pPr>
      <w:bookmarkStart w:id="37" w:name="_Toc24469"/>
      <w:r>
        <w:t>2.2.5 数据处理流程设计</w:t>
      </w:r>
      <w:bookmarkEnd w:id="37"/>
    </w:p>
    <w:p w14:paraId="6DBF2FA2">
      <w:pPr>
        <w:ind w:firstLine="480"/>
        <w:rPr>
          <w:rFonts w:hint="eastAsia"/>
        </w:rPr>
      </w:pPr>
      <w:r>
        <w:t>系统的核心数据处理流程包括以下步骤：</w:t>
      </w:r>
      <w:r>
        <w:commentReference w:id="7"/>
      </w:r>
    </w:p>
    <w:p w14:paraId="71D695CC">
      <w:pPr>
        <w:ind w:firstLine="480"/>
        <w:rPr>
          <w:rFonts w:hint="eastAsia"/>
        </w:rPr>
      </w:pPr>
      <w:r>
        <w:t>（1）输入接收：系统通过HTTP请求接收用户上传的图像文件，或通过OpenCV读取视频文件和摄像头RTSP流。</w:t>
      </w:r>
    </w:p>
    <w:p w14:paraId="43F46AE3">
      <w:pPr>
        <w:ind w:firstLine="480"/>
        <w:rPr>
          <w:rFonts w:hint="eastAsia"/>
        </w:rPr>
      </w:pPr>
      <w:r>
        <w:t>（2）场景识别：利用自动场景识别模块对输入图像进行质量分析，计算亮度均值、对比度标准差、饱和度均值和拉普拉斯清晰度等指标，根据决策规则判断天气类型。</w:t>
      </w:r>
    </w:p>
    <w:p w14:paraId="36A1886F">
      <w:pPr>
        <w:ind w:firstLine="480"/>
        <w:rPr>
          <w:rFonts w:hint="eastAsia"/>
        </w:rPr>
      </w:pPr>
      <w:r>
        <w:t>（3）图像增强：根据场景识别结果或用户指定，执行对应的增强策略。对于雾天图像，调用NAFNet去雾模型处理；对于雨天图像，调用NAFNet去雨模型或形态学去雨方法处理；对于低光照图像，调用MBLLEN或Zero-DCE模型处理；对于正常图像，直接跳过增强步骤以减少不必要的计算开销。</w:t>
      </w:r>
    </w:p>
    <w:p w14:paraId="624DDA9A">
      <w:pPr>
        <w:ind w:firstLine="480"/>
        <w:rPr>
          <w:rFonts w:hint="eastAsia"/>
        </w:rPr>
      </w:pPr>
      <w:r>
        <w:t>（4）目标检测：对增强后的图像运行YOLOv8目标检测模型，提取所有检测到的车辆目标，记录其类别、边界框坐标和置信度分数。</w:t>
      </w:r>
    </w:p>
    <w:p w14:paraId="55F79952">
      <w:pPr>
        <w:ind w:firstLine="480"/>
        <w:rPr>
          <w:rFonts w:hint="eastAsia"/>
        </w:rPr>
      </w:pPr>
      <w:r>
        <w:t>（5）结果后处理：在图像上绘制检测边界框和类别标签，生成标注图像；统计各类别车辆的数量。</w:t>
      </w:r>
    </w:p>
    <w:p w14:paraId="70563247">
      <w:pPr>
        <w:ind w:firstLine="480"/>
        <w:rPr>
          <w:rFonts w:hint="eastAsia"/>
        </w:rPr>
      </w:pPr>
      <w:r>
        <w:t>（6）结果持久化：将所有处理结果写入MySQL数据库，将图像文件保存至文件系统。</w:t>
      </w:r>
    </w:p>
    <w:p w14:paraId="303C2307">
      <w:pPr>
        <w:ind w:firstLine="480"/>
        <w:rPr>
          <w:rFonts w:hint="eastAsia"/>
        </w:rPr>
      </w:pPr>
      <w:r>
        <w:t>（7）结果反馈：将处理结果以JSON格式封装，通过HTTP响应返回至前端展示。</w:t>
      </w:r>
    </w:p>
    <w:p w14:paraId="3E540E5C">
      <w:pPr>
        <w:pStyle w:val="3"/>
        <w:spacing w:before="156" w:after="156"/>
        <w:rPr>
          <w:rFonts w:hint="eastAsia"/>
        </w:rPr>
      </w:pPr>
      <w:bookmarkStart w:id="38" w:name="_Toc25653"/>
      <w:bookmarkStart w:id="39" w:name="_Toc20097"/>
      <w:r>
        <w:t xml:space="preserve">2.3 </w:t>
      </w:r>
      <w:bookmarkEnd w:id="38"/>
      <w:r>
        <w:rPr>
          <w:rFonts w:hint="eastAsia"/>
        </w:rPr>
        <w:t>技术选型分析</w:t>
      </w:r>
      <w:bookmarkEnd w:id="39"/>
    </w:p>
    <w:p w14:paraId="164553E5">
      <w:pPr>
        <w:pStyle w:val="4"/>
        <w:spacing w:before="156" w:after="156"/>
        <w:rPr>
          <w:rFonts w:hint="eastAsia"/>
        </w:rPr>
      </w:pPr>
      <w:bookmarkStart w:id="40" w:name="_Toc14788"/>
      <w:r>
        <w:rPr>
          <w:rFonts w:hint="eastAsia"/>
        </w:rPr>
        <w:t>2.3.1 深度学习框架选型</w:t>
      </w:r>
      <w:bookmarkEnd w:id="40"/>
    </w:p>
    <w:p w14:paraId="3C2F5978">
      <w:pPr>
        <w:ind w:firstLine="480"/>
        <w:rPr>
          <w:rFonts w:hint="eastAsia"/>
        </w:rPr>
      </w:pPr>
      <w:r>
        <w:t>系统的核心算法实现涉及图像增强模型和车辆检测模型的部署推理，需要选择合适的深度学习框架。经过综合比较，系统采用PyTorch作为模型训练框架，采用ONNX Runtime作为模型部署推理引擎。选用ONNX Runtime的主要优势在于：（1）跨框架兼容性，支持将PyTorch训练的模型导出为ONNX格式，摆脱对Python运行时环境的依赖；（2）推理性能优化，ONNX Runtime支持图优化、算子融合等加速技术，在CPU环境下也能获得较好的推理速度。</w:t>
      </w:r>
    </w:p>
    <w:p w14:paraId="7270A0EB">
      <w:pPr>
        <w:pStyle w:val="4"/>
        <w:spacing w:before="156" w:after="156"/>
        <w:rPr>
          <w:rFonts w:hint="eastAsia"/>
        </w:rPr>
      </w:pPr>
      <w:bookmarkStart w:id="41" w:name="_Toc534"/>
      <w:r>
        <w:rPr>
          <w:rFonts w:hint="eastAsia"/>
        </w:rPr>
        <w:t>2.3.2 后端框架选型</w:t>
      </w:r>
      <w:bookmarkEnd w:id="41"/>
    </w:p>
    <w:p w14:paraId="4C9D7185">
      <w:pPr>
        <w:ind w:firstLine="480"/>
        <w:rPr>
          <w:rFonts w:hint="eastAsia"/>
        </w:rPr>
      </w:pPr>
      <w:r>
        <w:rPr>
          <w:rFonts w:hint="eastAsia"/>
        </w:rPr>
        <w:t>后端采用Flask框架构建，主要考量以下因素：（1）轻量级特性，Flask作为微框架，核心功能简洁精炼，适合本系统的服务规模；（2）灵活性强，Flask不强制使用特定的数据库或模板引擎，可以根据实际需求灵活选择组件；（3）生态丰富，基于Werkzeug和Jinja2构建，拥有大量成熟的扩展库；（4）易于部署，部署方式简单，对服务器资源要求低。</w:t>
      </w:r>
    </w:p>
    <w:p w14:paraId="6F71E899">
      <w:pPr>
        <w:pStyle w:val="4"/>
        <w:spacing w:before="156" w:after="156"/>
        <w:rPr>
          <w:rFonts w:hint="eastAsia"/>
        </w:rPr>
      </w:pPr>
      <w:bookmarkStart w:id="42" w:name="_Toc13373"/>
      <w:r>
        <w:rPr>
          <w:rFonts w:hint="eastAsia"/>
        </w:rPr>
        <w:t>2.3.3 数据库选型</w:t>
      </w:r>
      <w:bookmarkEnd w:id="42"/>
    </w:p>
    <w:p w14:paraId="7594799C">
      <w:pPr>
        <w:ind w:firstLine="480"/>
        <w:rPr>
          <w:rFonts w:hint="eastAsia"/>
        </w:rPr>
      </w:pPr>
      <w:r>
        <w:t>系统采用MySQL关系型数据库进行数据持久化，主要基于以下考虑：（1）成熟稳定，MySQL是全球最流行的开源关系型数据库，经过大量生产环境验证；（2）事务支持，MySQL提供完整的事务支持，保证数据操作的原子性和一致性；（3）SQL接口成熟，便于数据查询和统计分析；（4）与Flask生态集成良好，通过Flask-SQLAlchemy或PyMySQL等库可以方便地进行数据操作。</w:t>
      </w:r>
    </w:p>
    <w:p w14:paraId="7B18939D">
      <w:pPr>
        <w:pStyle w:val="4"/>
        <w:spacing w:before="156" w:after="156"/>
        <w:rPr>
          <w:rFonts w:hint="eastAsia"/>
        </w:rPr>
      </w:pPr>
      <w:bookmarkStart w:id="43" w:name="_Toc16416"/>
      <w:r>
        <w:rPr>
          <w:rFonts w:hint="eastAsia"/>
        </w:rPr>
        <w:t>2.3.4 前端技术选型</w:t>
      </w:r>
      <w:bookmarkEnd w:id="43"/>
    </w:p>
    <w:p w14:paraId="371E86CF">
      <w:pPr>
        <w:ind w:firstLine="480"/>
        <w:rPr>
          <w:rFonts w:hint="eastAsia"/>
        </w:rPr>
      </w:pPr>
      <w:r>
        <w:t>前端采用原生HTML5、CSS3和JavaScript实现，不依赖前端框架。这样选择的原因包括：（1）系统功能聚焦于图像展示和结果可视化，交互逻辑相对简单，无需引入React或Vue等重型框架；（2）原生技术栈可以减少构建工具的依赖，降低系统部署的复杂度；（3）充分利用HTML5的File API处理文件上传预览，Canvas API进行图像渲染，CSS3 Grid和Flexbox实现响应式布局。</w:t>
      </w:r>
    </w:p>
    <w:p w14:paraId="7BF4D549">
      <w:pPr>
        <w:pStyle w:val="4"/>
        <w:spacing w:before="156" w:after="156"/>
        <w:rPr>
          <w:rFonts w:hint="eastAsia"/>
        </w:rPr>
      </w:pPr>
      <w:bookmarkStart w:id="44" w:name="_Toc10847"/>
      <w:r>
        <w:rPr>
          <w:rFonts w:hint="eastAsia"/>
        </w:rPr>
        <w:t xml:space="preserve">2.3.5 </w:t>
      </w:r>
      <w:r>
        <w:t>ONNX Runtime推理加速方案</w:t>
      </w:r>
      <w:bookmarkEnd w:id="44"/>
    </w:p>
    <w:p w14:paraId="799BF51C">
      <w:pPr>
        <w:ind w:firstLine="480"/>
        <w:rPr>
          <w:rFonts w:hint="eastAsia"/>
        </w:rPr>
      </w:pPr>
      <w:r>
        <w:t>ONNX Runtime是微软开源的高性能推理引擎，为系统中深度学习模型的部署推理提供了关键支持。系统采用ONNX Runtime对三类模型进行推理加速：</w:t>
      </w:r>
    </w:p>
    <w:p w14:paraId="0DC702FA">
      <w:pPr>
        <w:ind w:firstLine="480"/>
        <w:rPr>
          <w:rFonts w:hint="eastAsia"/>
        </w:rPr>
      </w:pPr>
      <w:r>
        <w:t>对于NAFNet模型（去雾、去雨），导出为ONNX格式后，通过ONNX Runtime加载推理。在SessionOptions中启用全部图优化级别（ORT_ENABLE_ALL），设置intra_op_num_threads为4以充分利用多核CPU的计算能力。同时，实现会话缓存机制（_session_cache），对同一模型路径只创建一次推理会话，后续调用复用已有会话。</w:t>
      </w:r>
    </w:p>
    <w:p w14:paraId="3166EBEA">
      <w:pPr>
        <w:ind w:firstLine="480"/>
        <w:rPr>
          <w:rFonts w:hint="eastAsia"/>
        </w:rPr>
      </w:pPr>
      <w:r>
        <w:t>对于MBLLEN模型（低光照增强），除TensorFlow原生推理路径外，还提供ONNX Runtime推理路径作为替代方案。ONNX版本的MBLLENEnhancer在推理速度上有显著提升，支持4线程并行推理。</w:t>
      </w:r>
    </w:p>
    <w:p w14:paraId="4D325E8E">
      <w:pPr>
        <w:ind w:firstLine="480"/>
        <w:rPr>
          <w:rFonts w:hint="eastAsia"/>
        </w:rPr>
      </w:pPr>
      <w:r>
        <w:t>对于Zero-DCE模型（低光照增强），同样采用ONNX Runtime进行推理加速，减少对特定深度学习框架的依赖。</w:t>
      </w:r>
    </w:p>
    <w:p w14:paraId="7AC711DC">
      <w:pPr>
        <w:pStyle w:val="4"/>
        <w:spacing w:before="156" w:after="156"/>
        <w:rPr>
          <w:rFonts w:hint="eastAsia"/>
        </w:rPr>
      </w:pPr>
      <w:bookmarkStart w:id="45" w:name="_Toc8989"/>
      <w:r>
        <w:t>2.3.6 技术选型对比总结</w:t>
      </w:r>
      <w:bookmarkEnd w:id="45"/>
    </w:p>
    <w:p w14:paraId="597FDCCA">
      <w:pPr>
        <w:ind w:firstLine="480"/>
        <w:rPr>
          <w:rFonts w:hint="eastAsia"/>
        </w:rPr>
      </w:pPr>
      <w:r>
        <w:t>以下</w:t>
      </w:r>
      <w:r>
        <w:fldChar w:fldCharType="begin"/>
      </w:r>
      <w:r>
        <w:instrText xml:space="preserve"> REF _Ref13441 \h </w:instrText>
      </w:r>
      <w:r>
        <w:fldChar w:fldCharType="separate"/>
      </w:r>
      <w:r>
        <w:t>表 1</w:t>
      </w:r>
      <w:r>
        <w:fldChar w:fldCharType="end"/>
      </w:r>
      <w:r>
        <w:t>总结了系统关键技术的选型情况及选择依据：</w:t>
      </w:r>
    </w:p>
    <w:p w14:paraId="06A338AD">
      <w:pPr>
        <w:pStyle w:val="8"/>
        <w:ind w:firstLine="0" w:firstLineChars="0"/>
        <w:jc w:val="center"/>
        <w:rPr>
          <w:rFonts w:hint="eastAsia" w:ascii="宋体" w:hAnsi="宋体" w:eastAsia="宋体" w:cs="宋体"/>
          <w:b/>
          <w:bCs/>
          <w:sz w:val="21"/>
        </w:rPr>
      </w:pPr>
      <w:bookmarkStart w:id="46" w:name="_Ref13441"/>
      <w:bookmarkStart w:id="47" w:name="_Ref13431"/>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1</w:t>
      </w:r>
      <w:r>
        <w:rPr>
          <w:rFonts w:hint="eastAsia" w:ascii="宋体" w:hAnsi="宋体" w:eastAsia="宋体" w:cs="宋体"/>
          <w:b/>
          <w:bCs/>
          <w:sz w:val="21"/>
        </w:rPr>
        <w:fldChar w:fldCharType="end"/>
      </w:r>
      <w:bookmarkEnd w:id="46"/>
      <w:r>
        <w:rPr>
          <w:rFonts w:hint="eastAsia" w:ascii="宋体" w:hAnsi="宋体" w:eastAsia="宋体" w:cs="宋体"/>
          <w:b/>
          <w:bCs/>
          <w:sz w:val="21"/>
        </w:rPr>
        <w:t>系统关键技术选型</w:t>
      </w:r>
      <w:bookmarkEnd w:id="47"/>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33"/>
        <w:gridCol w:w="2312"/>
        <w:gridCol w:w="2481"/>
        <w:gridCol w:w="2552"/>
      </w:tblGrid>
      <w:tr w14:paraId="40C8552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82C74FC">
            <w:pPr>
              <w:widowControl/>
              <w:ind w:firstLine="482"/>
              <w:jc w:val="left"/>
              <w:rPr>
                <w:rFonts w:hint="eastAsia"/>
                <w:b/>
                <w:bCs/>
              </w:rPr>
            </w:pPr>
            <w:r>
              <w:rPr>
                <w:rFonts w:cs="宋体"/>
                <w:b/>
                <w:bCs/>
                <w:kern w:val="0"/>
                <w:szCs w:val="24"/>
                <w:lang w:bidi="ar"/>
              </w:rPr>
              <w:t>技术维度</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FB2F1FE">
            <w:pPr>
              <w:widowControl/>
              <w:ind w:firstLine="482"/>
              <w:jc w:val="left"/>
              <w:rPr>
                <w:rFonts w:hint="eastAsia"/>
                <w:b/>
                <w:bCs/>
              </w:rPr>
            </w:pPr>
            <w:r>
              <w:rPr>
                <w:rFonts w:cs="宋体"/>
                <w:b/>
                <w:bCs/>
                <w:kern w:val="0"/>
                <w:szCs w:val="24"/>
                <w:lang w:bidi="ar"/>
              </w:rPr>
              <w:t>选型方案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34C0956">
            <w:pPr>
              <w:widowControl/>
              <w:ind w:firstLine="482"/>
              <w:jc w:val="left"/>
              <w:rPr>
                <w:rFonts w:hint="eastAsia"/>
                <w:b/>
                <w:bCs/>
              </w:rPr>
            </w:pPr>
            <w:r>
              <w:rPr>
                <w:rFonts w:cs="宋体"/>
                <w:b/>
                <w:bCs/>
                <w:kern w:val="0"/>
                <w:szCs w:val="24"/>
                <w:lang w:bidi="ar"/>
              </w:rPr>
              <w:t>备选方案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59E97AE">
            <w:pPr>
              <w:widowControl/>
              <w:ind w:firstLine="482"/>
              <w:jc w:val="left"/>
              <w:rPr>
                <w:rFonts w:hint="eastAsia"/>
                <w:b/>
                <w:bCs/>
              </w:rPr>
            </w:pPr>
            <w:r>
              <w:rPr>
                <w:rFonts w:cs="宋体"/>
                <w:b/>
                <w:bCs/>
                <w:kern w:val="0"/>
                <w:szCs w:val="24"/>
                <w:lang w:bidi="ar"/>
              </w:rPr>
              <w:t>选型理由</w:t>
            </w:r>
          </w:p>
        </w:tc>
      </w:tr>
      <w:tr w14:paraId="0805945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086CD5C">
            <w:pPr>
              <w:widowControl/>
              <w:ind w:firstLine="480"/>
              <w:jc w:val="left"/>
              <w:rPr>
                <w:rFonts w:hint="eastAsia"/>
              </w:rPr>
            </w:pPr>
            <w:r>
              <w:rPr>
                <w:rFonts w:cs="宋体"/>
                <w:kern w:val="0"/>
                <w:szCs w:val="24"/>
                <w:lang w:bidi="ar"/>
              </w:rPr>
              <w:t>深度学习训练框架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E500621">
            <w:pPr>
              <w:widowControl/>
              <w:ind w:firstLine="480"/>
              <w:jc w:val="left"/>
              <w:rPr>
                <w:rFonts w:hint="eastAsia"/>
              </w:rPr>
            </w:pPr>
            <w:r>
              <w:rPr>
                <w:rFonts w:cs="宋体"/>
                <w:kern w:val="0"/>
                <w:szCs w:val="24"/>
                <w:lang w:bidi="ar"/>
              </w:rPr>
              <w:t>PyTorch</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221915">
            <w:pPr>
              <w:widowControl/>
              <w:ind w:firstLine="480"/>
              <w:jc w:val="left"/>
              <w:rPr>
                <w:rFonts w:hint="eastAsia"/>
              </w:rPr>
            </w:pPr>
            <w:r>
              <w:rPr>
                <w:rFonts w:cs="宋体"/>
                <w:kern w:val="0"/>
                <w:szCs w:val="24"/>
                <w:lang w:bidi="ar"/>
              </w:rPr>
              <w:t>TensorFlow</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AB44536">
            <w:pPr>
              <w:widowControl/>
              <w:ind w:firstLine="480"/>
              <w:jc w:val="left"/>
              <w:rPr>
                <w:rFonts w:hint="eastAsia"/>
              </w:rPr>
            </w:pPr>
            <w:r>
              <w:rPr>
                <w:rFonts w:cs="宋体"/>
                <w:kern w:val="0"/>
                <w:szCs w:val="24"/>
                <w:lang w:bidi="ar"/>
              </w:rPr>
              <w:t>生态活跃，调试便捷，学术主流</w:t>
            </w:r>
          </w:p>
        </w:tc>
      </w:tr>
      <w:tr w14:paraId="055AFB4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D922E8B">
            <w:pPr>
              <w:widowControl/>
              <w:ind w:firstLine="480"/>
              <w:jc w:val="left"/>
              <w:rPr>
                <w:rFonts w:hint="eastAsia"/>
              </w:rPr>
            </w:pPr>
            <w:r>
              <w:rPr>
                <w:rFonts w:cs="宋体"/>
                <w:kern w:val="0"/>
                <w:szCs w:val="24"/>
                <w:lang w:bidi="ar"/>
              </w:rPr>
              <w:t>模型推理引擎</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46F7395">
            <w:pPr>
              <w:widowControl/>
              <w:ind w:firstLine="480"/>
              <w:jc w:val="left"/>
              <w:rPr>
                <w:rFonts w:hint="eastAsia"/>
              </w:rPr>
            </w:pPr>
            <w:r>
              <w:rPr>
                <w:rFonts w:cs="宋体"/>
                <w:kern w:val="0"/>
                <w:szCs w:val="24"/>
                <w:lang w:bidi="ar"/>
              </w:rPr>
              <w:t>ONNX Runtime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24C93E8">
            <w:pPr>
              <w:widowControl/>
              <w:ind w:firstLine="480"/>
              <w:jc w:val="left"/>
              <w:rPr>
                <w:rFonts w:hint="eastAsia"/>
              </w:rPr>
            </w:pPr>
            <w:r>
              <w:rPr>
                <w:rFonts w:cs="宋体"/>
                <w:kern w:val="0"/>
                <w:szCs w:val="24"/>
                <w:lang w:bidi="ar"/>
              </w:rPr>
              <w:t>TensorRT, OpenVINO</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63BBC11">
            <w:pPr>
              <w:widowControl/>
              <w:ind w:firstLine="480"/>
              <w:jc w:val="left"/>
              <w:rPr>
                <w:rFonts w:hint="eastAsia"/>
              </w:rPr>
            </w:pPr>
            <w:r>
              <w:rPr>
                <w:rFonts w:cs="宋体"/>
                <w:kern w:val="0"/>
                <w:szCs w:val="24"/>
                <w:lang w:bidi="ar"/>
              </w:rPr>
              <w:t>跨框架兼容，CPU优化好，部署简便</w:t>
            </w:r>
          </w:p>
        </w:tc>
      </w:tr>
      <w:tr w14:paraId="34B5517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46D3ABD">
            <w:pPr>
              <w:widowControl/>
              <w:ind w:firstLine="480"/>
              <w:jc w:val="left"/>
              <w:rPr>
                <w:rFonts w:hint="eastAsia"/>
              </w:rPr>
            </w:pPr>
            <w:r>
              <w:rPr>
                <w:rFonts w:cs="宋体"/>
                <w:kern w:val="0"/>
                <w:szCs w:val="24"/>
                <w:lang w:bidi="ar"/>
              </w:rPr>
              <w:t>后端框架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D28D3B1">
            <w:pPr>
              <w:widowControl/>
              <w:ind w:firstLine="480"/>
              <w:jc w:val="left"/>
              <w:rPr>
                <w:rFonts w:hint="eastAsia"/>
              </w:rPr>
            </w:pPr>
            <w:r>
              <w:rPr>
                <w:rFonts w:cs="宋体"/>
                <w:kern w:val="0"/>
                <w:szCs w:val="24"/>
                <w:lang w:bidi="ar"/>
              </w:rPr>
              <w:t>Flask</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19D0F45">
            <w:pPr>
              <w:widowControl/>
              <w:ind w:firstLine="480"/>
              <w:jc w:val="left"/>
              <w:rPr>
                <w:rFonts w:hint="eastAsia"/>
              </w:rPr>
            </w:pPr>
            <w:r>
              <w:rPr>
                <w:rFonts w:cs="宋体"/>
                <w:kern w:val="0"/>
                <w:szCs w:val="24"/>
                <w:lang w:bidi="ar"/>
              </w:rPr>
              <w:t>Django, FastAPI</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940A253">
            <w:pPr>
              <w:widowControl/>
              <w:ind w:firstLine="480"/>
              <w:jc w:val="left"/>
              <w:rPr>
                <w:rFonts w:hint="eastAsia"/>
              </w:rPr>
            </w:pPr>
            <w:r>
              <w:rPr>
                <w:rFonts w:cs="宋体"/>
                <w:kern w:val="0"/>
                <w:szCs w:val="24"/>
                <w:lang w:bidi="ar"/>
              </w:rPr>
              <w:t>轻量灵活，部署简单，扩展性强</w:t>
            </w:r>
          </w:p>
        </w:tc>
      </w:tr>
      <w:tr w14:paraId="413A96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D48F653">
            <w:pPr>
              <w:widowControl/>
              <w:ind w:firstLine="480"/>
              <w:jc w:val="left"/>
              <w:rPr>
                <w:rFonts w:hint="eastAsia"/>
              </w:rPr>
            </w:pPr>
            <w:r>
              <w:rPr>
                <w:rFonts w:cs="宋体"/>
                <w:kern w:val="0"/>
                <w:szCs w:val="24"/>
                <w:lang w:bidi="ar"/>
              </w:rPr>
              <w:t>数据库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7812C0">
            <w:pPr>
              <w:widowControl/>
              <w:ind w:firstLine="480"/>
              <w:jc w:val="left"/>
              <w:rPr>
                <w:rFonts w:hint="eastAsia"/>
              </w:rPr>
            </w:pPr>
            <w:r>
              <w:rPr>
                <w:rFonts w:cs="宋体"/>
                <w:kern w:val="0"/>
                <w:szCs w:val="24"/>
                <w:lang w:bidi="ar"/>
              </w:rPr>
              <w:t>MySQL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A9496B8">
            <w:pPr>
              <w:widowControl/>
              <w:ind w:firstLine="480"/>
              <w:jc w:val="left"/>
              <w:rPr>
                <w:rFonts w:hint="eastAsia"/>
              </w:rPr>
            </w:pPr>
            <w:r>
              <w:rPr>
                <w:rFonts w:cs="宋体"/>
                <w:kern w:val="0"/>
                <w:szCs w:val="24"/>
                <w:lang w:bidi="ar"/>
              </w:rPr>
              <w:t>SQLite, PostgreSQL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67AD8C4">
            <w:pPr>
              <w:widowControl/>
              <w:ind w:firstLine="480"/>
              <w:jc w:val="left"/>
              <w:rPr>
                <w:rFonts w:hint="eastAsia"/>
              </w:rPr>
            </w:pPr>
            <w:r>
              <w:rPr>
                <w:rFonts w:cs="宋体"/>
                <w:kern w:val="0"/>
                <w:szCs w:val="24"/>
                <w:lang w:bidi="ar"/>
              </w:rPr>
              <w:t>成熟稳定，事务支持，查询高效</w:t>
            </w:r>
          </w:p>
        </w:tc>
      </w:tr>
      <w:tr w14:paraId="0BEDB93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85A61B7">
            <w:pPr>
              <w:widowControl/>
              <w:ind w:firstLine="480"/>
              <w:jc w:val="left"/>
              <w:rPr>
                <w:rFonts w:hint="eastAsia"/>
              </w:rPr>
            </w:pPr>
            <w:r>
              <w:rPr>
                <w:rFonts w:cs="宋体"/>
                <w:kern w:val="0"/>
                <w:szCs w:val="24"/>
                <w:lang w:bidi="ar"/>
              </w:rPr>
              <w:t>前端</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C9BA669">
            <w:pPr>
              <w:widowControl/>
              <w:ind w:firstLine="480"/>
              <w:jc w:val="left"/>
              <w:rPr>
                <w:rFonts w:hint="eastAsia"/>
              </w:rPr>
            </w:pPr>
            <w:r>
              <w:rPr>
                <w:rFonts w:cs="宋体"/>
                <w:kern w:val="0"/>
                <w:szCs w:val="24"/>
                <w:lang w:bidi="ar"/>
              </w:rPr>
              <w:t>HTML5+CSS3+JS</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34029EC">
            <w:pPr>
              <w:widowControl/>
              <w:ind w:firstLine="480"/>
              <w:jc w:val="left"/>
              <w:rPr>
                <w:rFonts w:hint="eastAsia"/>
              </w:rPr>
            </w:pPr>
            <w:r>
              <w:rPr>
                <w:rFonts w:cs="宋体"/>
                <w:kern w:val="0"/>
                <w:szCs w:val="24"/>
                <w:lang w:bidi="ar"/>
              </w:rPr>
              <w:t>React, Vue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B79E3F7">
            <w:pPr>
              <w:widowControl/>
              <w:ind w:firstLine="480"/>
              <w:jc w:val="left"/>
              <w:rPr>
                <w:rFonts w:hint="eastAsia"/>
              </w:rPr>
            </w:pPr>
            <w:r>
              <w:rPr>
                <w:rFonts w:cs="宋体"/>
                <w:kern w:val="0"/>
                <w:szCs w:val="24"/>
                <w:lang w:bidi="ar"/>
              </w:rPr>
              <w:t>轻量无依赖，满足系统需求</w:t>
            </w:r>
          </w:p>
        </w:tc>
      </w:tr>
      <w:tr w14:paraId="646233D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7838D2">
            <w:pPr>
              <w:widowControl/>
              <w:ind w:firstLine="480"/>
              <w:jc w:val="left"/>
              <w:rPr>
                <w:rFonts w:hint="eastAsia"/>
              </w:rPr>
            </w:pPr>
            <w:r>
              <w:rPr>
                <w:rFonts w:cs="宋体"/>
                <w:kern w:val="0"/>
                <w:szCs w:val="24"/>
                <w:lang w:bidi="ar"/>
              </w:rPr>
              <w:t>图像处理库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3FBD75B">
            <w:pPr>
              <w:widowControl/>
              <w:ind w:firstLine="480"/>
              <w:jc w:val="left"/>
              <w:rPr>
                <w:rFonts w:hint="eastAsia"/>
              </w:rPr>
            </w:pPr>
            <w:r>
              <w:rPr>
                <w:rFonts w:cs="宋体"/>
                <w:kern w:val="0"/>
                <w:szCs w:val="24"/>
                <w:lang w:bidi="ar"/>
              </w:rPr>
              <w:t>OpenCV</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CCE8071">
            <w:pPr>
              <w:widowControl/>
              <w:ind w:firstLine="480"/>
              <w:jc w:val="left"/>
              <w:rPr>
                <w:rFonts w:hint="eastAsia"/>
              </w:rPr>
            </w:pPr>
            <w:r>
              <w:rPr>
                <w:rFonts w:cs="宋体"/>
                <w:kern w:val="0"/>
                <w:szCs w:val="24"/>
                <w:lang w:bidi="ar"/>
              </w:rPr>
              <w:t>Pillow, scikit-image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8B1721">
            <w:pPr>
              <w:widowControl/>
              <w:ind w:firstLine="480"/>
              <w:jc w:val="left"/>
              <w:rPr>
                <w:rFonts w:hint="eastAsia"/>
              </w:rPr>
            </w:pPr>
            <w:r>
              <w:rPr>
                <w:rFonts w:cs="宋体"/>
                <w:kern w:val="0"/>
                <w:szCs w:val="24"/>
                <w:lang w:bidi="ar"/>
              </w:rPr>
              <w:t>功能完善，性能优异，生态成熟</w:t>
            </w:r>
          </w:p>
        </w:tc>
      </w:tr>
      <w:tr w14:paraId="2409EAF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F4D6C94">
            <w:pPr>
              <w:widowControl/>
              <w:ind w:firstLine="480"/>
              <w:jc w:val="left"/>
              <w:rPr>
                <w:rFonts w:hint="eastAsia"/>
              </w:rPr>
            </w:pPr>
            <w:r>
              <w:rPr>
                <w:rFonts w:cs="宋体"/>
                <w:kern w:val="0"/>
                <w:szCs w:val="24"/>
                <w:lang w:bidi="ar"/>
              </w:rPr>
              <w:t>开发语言</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F7F6D0F">
            <w:pPr>
              <w:widowControl/>
              <w:ind w:firstLine="480"/>
              <w:jc w:val="left"/>
              <w:rPr>
                <w:rFonts w:hint="eastAsia"/>
              </w:rPr>
            </w:pPr>
            <w:r>
              <w:rPr>
                <w:rFonts w:cs="宋体"/>
                <w:kern w:val="0"/>
                <w:szCs w:val="24"/>
                <w:lang w:bidi="ar"/>
              </w:rPr>
              <w:t>Python 3.12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26B0089">
            <w:pPr>
              <w:widowControl/>
              <w:ind w:firstLine="480"/>
              <w:jc w:val="left"/>
              <w:rPr>
                <w:rFonts w:hint="eastAsia"/>
              </w:rPr>
            </w:pPr>
            <w:r>
              <w:rPr>
                <w:rFonts w:cs="宋体"/>
                <w:kern w:val="0"/>
                <w:szCs w:val="24"/>
                <w:lang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DD73D22">
            <w:pPr>
              <w:widowControl/>
              <w:ind w:firstLine="480"/>
              <w:jc w:val="left"/>
              <w:rPr>
                <w:rFonts w:hint="eastAsia"/>
              </w:rPr>
            </w:pPr>
            <w:r>
              <w:rPr>
                <w:rFonts w:cs="宋体"/>
                <w:kern w:val="0"/>
                <w:szCs w:val="24"/>
                <w:lang w:bidi="ar"/>
              </w:rPr>
              <w:t>算法生态丰富，开发效率高</w:t>
            </w:r>
          </w:p>
        </w:tc>
      </w:tr>
    </w:tbl>
    <w:p w14:paraId="6B2FEE0F">
      <w:pPr>
        <w:pStyle w:val="3"/>
        <w:spacing w:before="156" w:after="156"/>
        <w:rPr>
          <w:rFonts w:hint="eastAsia"/>
        </w:rPr>
      </w:pPr>
      <w:bookmarkStart w:id="48" w:name="_Toc13477"/>
      <w:bookmarkStart w:id="49" w:name="_Toc11999"/>
      <w:r>
        <w:t xml:space="preserve">2.4 </w:t>
      </w:r>
      <w:bookmarkEnd w:id="48"/>
      <w:r>
        <w:rPr>
          <w:rFonts w:hint="eastAsia"/>
        </w:rPr>
        <w:t>系统特色与优势</w:t>
      </w:r>
      <w:bookmarkEnd w:id="49"/>
    </w:p>
    <w:p w14:paraId="4E272D8C">
      <w:pPr>
        <w:ind w:firstLine="480"/>
        <w:rPr>
          <w:rFonts w:hint="eastAsia"/>
        </w:rPr>
      </w:pPr>
      <w:r>
        <w:t>本系统在设计和实现上具有以下特色与优势：</w:t>
      </w:r>
    </w:p>
    <w:p w14:paraId="31CE3374">
      <w:pPr>
        <w:ind w:firstLine="480"/>
        <w:rPr>
          <w:rFonts w:hint="eastAsia"/>
        </w:rPr>
      </w:pPr>
      <w:r>
        <w:t>（1）多策略融合的增强方案：系统集成基于深度学习的NAFNet、MBLLEN、Zero-DCE增强模型和基于传统图像处理的CLAHE、形态学滤波等算法，覆盖雾天、雨天、低光照三类恶劣天气条件。多策略融合方案兼顾了增强效果和计算效率，在各类场景下都能取得良好的处理结果。</w:t>
      </w:r>
    </w:p>
    <w:p w14:paraId="57F0716C">
      <w:pPr>
        <w:ind w:firstLine="480"/>
        <w:rPr>
          <w:rFonts w:hint="eastAsia"/>
        </w:rPr>
      </w:pPr>
      <w:r>
        <w:t>（2）自适应场景识别机制：系统通过分析图像的多维质量指标（亮度、对比度、饱和度、清晰度），能够自动判断当前的天气条件类型，并选择最优的增强策略。这一机制使得系统能够在无人工干预的情况下灵活适应不同的恶劣天气场景。</w:t>
      </w:r>
    </w:p>
    <w:p w14:paraId="289DA0DC">
      <w:pPr>
        <w:ind w:firstLine="480"/>
        <w:rPr>
          <w:rFonts w:hint="eastAsia"/>
        </w:rPr>
      </w:pPr>
      <w:r>
        <w:t>（3）模型推理优化：通过ONNX Runtime的统一推理引擎，系统兼容多种深度学习模型的部署需求，同时通过图优化、多线程并行等手段优化推理性能。模型缓存机制进一步减少了重复加载的开销，提升了系统的响应速度。</w:t>
      </w:r>
    </w:p>
    <w:p w14:paraId="29EF9406">
      <w:pPr>
        <w:ind w:firstLine="480"/>
        <w:rPr>
          <w:rFonts w:hint="eastAsia"/>
        </w:rPr>
      </w:pPr>
      <w:r>
        <w:t>（4）完整的端到端工程实现：系统从图像输入、场景识别、增强处理到检测输出，形成了完整的自动化处理流水线。前后端分离的Web架构提供了良好的用户体验和灵活的部署方式。多种输入模式的支持使系统可以适应从单张图片离线分析到监控摄像头实时检测的多种应用场景。</w:t>
      </w:r>
    </w:p>
    <w:p w14:paraId="5274FF63">
      <w:pPr>
        <w:ind w:firstLine="480"/>
        <w:rPr>
          <w:rFonts w:hint="eastAsia"/>
        </w:rPr>
      </w:pPr>
      <w:r>
        <w:t>（5）可评测、可迭代：内置的benchmark评测子系统支持在标准数据集上进行大规模自动化测试，从检测精度、图像质量、处理速度等多个维度评估系统性能。评测结果以结构化数据保存，便于算法的持续迭代优化。</w:t>
      </w:r>
    </w:p>
    <w:p w14:paraId="70B33FC5">
      <w:pPr>
        <w:pStyle w:val="2"/>
        <w:spacing w:before="312" w:after="312"/>
        <w:rPr>
          <w:rFonts w:hint="eastAsia"/>
        </w:rPr>
      </w:pPr>
      <w:bookmarkStart w:id="50" w:name="_Toc12230"/>
      <w:bookmarkStart w:id="51" w:name="_Toc5208"/>
      <w:r>
        <w:t xml:space="preserve">3 </w:t>
      </w:r>
      <w:bookmarkEnd w:id="50"/>
      <w:r>
        <w:rPr>
          <w:rFonts w:hint="eastAsia"/>
        </w:rPr>
        <w:t>核心算法与关键技术</w:t>
      </w:r>
      <w:bookmarkEnd w:id="51"/>
      <w:r>
        <w:commentReference w:id="8"/>
      </w:r>
    </w:p>
    <w:p w14:paraId="48B2B2C0">
      <w:pPr>
        <w:pStyle w:val="3"/>
        <w:spacing w:before="156" w:after="156"/>
        <w:rPr>
          <w:rFonts w:hint="eastAsia"/>
        </w:rPr>
      </w:pPr>
      <w:bookmarkStart w:id="52" w:name="_Toc9340"/>
      <w:bookmarkStart w:id="53" w:name="_Toc18849"/>
      <w:r>
        <w:t xml:space="preserve">3.1 </w:t>
      </w:r>
      <w:bookmarkEnd w:id="52"/>
      <w:r>
        <w:rPr>
          <w:rFonts w:hint="eastAsia"/>
        </w:rPr>
        <w:t>图像增强算法</w:t>
      </w:r>
      <w:bookmarkEnd w:id="53"/>
    </w:p>
    <w:p w14:paraId="3E64C0DD">
      <w:pPr>
        <w:ind w:firstLine="480"/>
        <w:rPr>
          <w:rFonts w:hint="eastAsia"/>
        </w:rPr>
      </w:pPr>
      <w:r>
        <w:t>图像增强是本系统的核心环节，其目标是对恶劣天气条件下退化的道路图像进行恢复处理，提升图像质量，为后续的车辆检测任务提供高质量的输入数据。系统的图像增强模块采用多策略融合的设计思路，集成了基于深度学习的增强模型和基于传统图像处理的增强算法，覆盖雾天、雨天和低光照三类典型恶劣天气场景。</w:t>
      </w:r>
    </w:p>
    <w:p w14:paraId="3E4DD969">
      <w:pPr>
        <w:pStyle w:val="4"/>
        <w:spacing w:before="156" w:after="156"/>
        <w:rPr>
          <w:rFonts w:hint="eastAsia"/>
        </w:rPr>
      </w:pPr>
      <w:bookmarkStart w:id="54" w:name="_Toc14558"/>
      <w:r>
        <w:rPr>
          <w:rFonts w:hint="eastAsia"/>
        </w:rPr>
        <w:t>3.1.1 图像增强模块整体架构</w:t>
      </w:r>
      <w:bookmarkEnd w:id="54"/>
    </w:p>
    <w:p w14:paraId="0D375EA0">
      <w:pPr>
        <w:ind w:firstLine="480"/>
        <w:rPr>
          <w:rFonts w:hint="eastAsia"/>
        </w:rPr>
      </w:pPr>
      <w:r>
        <w:t>图像增强服务的核心类是</w:t>
      </w:r>
      <w:r>
        <w:fldChar w:fldCharType="begin"/>
      </w:r>
      <w:r>
        <w:instrText xml:space="preserve"> HYPERLINK "E:/Workspace/bishe-1/backend/services/image_enhancer.py" </w:instrText>
      </w:r>
      <w:r>
        <w:fldChar w:fldCharType="separate"/>
      </w:r>
      <w:r>
        <w:t>ImageEnhancer</w:t>
      </w:r>
      <w:r>
        <w:fldChar w:fldCharType="end"/>
      </w:r>
      <w:r>
        <w:t>，该类采用单例模式设计，确保全局只有一个增强器实例。在实现上，通过重写__new__方法和_initialized类变量来控制实例化行为，避免了重复创建模型实例带来的内存浪费。</w:t>
      </w:r>
    </w:p>
    <w:p w14:paraId="26A2292A">
      <w:pPr>
        <w:ind w:firstLine="480"/>
        <w:rPr>
          <w:rFonts w:hint="eastAsia"/>
        </w:rPr>
      </w:pPr>
      <w:r>
        <w:t>增强模块的内部结构采用策略模式组织，通过一个统一的enhance_image方法对外提供服务。该方法接收图像路径、输出路径和增强类型三个参数，根据增强类型参数动态分发到对应的处理方法。这种设计使得新增一种增强算法时，只需在分发字典中添加一项映射关系，而无需修改调用方的代码，具有良好的可扩展性。</w:t>
      </w:r>
    </w:p>
    <w:p w14:paraId="5C80AD59">
      <w:pPr>
        <w:ind w:firstLine="480"/>
        <w:rPr>
          <w:rFonts w:hint="eastAsia"/>
        </w:rPr>
      </w:pPr>
      <w:r>
        <w:t>在具体实现中，系统采用惰性加载策略（Lazy Initialization）来管理各增强器实例。各增强器作为@property属性定义，在首次被访问时才进行初始化操作，避免了在系统启动阶段加载所有模型导致的启动延迟。每个增强器内部都实现了模型文件存在性检查机制，当模型文件缺失时给出明确提示并优雅降级，确保系统的鲁棒性。</w:t>
      </w:r>
    </w:p>
    <w:p w14:paraId="3B510A32">
      <w:pPr>
        <w:pStyle w:val="4"/>
        <w:spacing w:before="156" w:after="156"/>
        <w:rPr>
          <w:rFonts w:hint="eastAsia"/>
        </w:rPr>
      </w:pPr>
      <w:bookmarkStart w:id="55" w:name="_Toc15692"/>
      <w:r>
        <w:t>3.1.2 基于NAFNet的去雾与去雨增强</w:t>
      </w:r>
      <w:bookmarkEnd w:id="55"/>
    </w:p>
    <w:p w14:paraId="2B9AC810">
      <w:pPr>
        <w:ind w:firstLine="480"/>
        <w:rPr>
          <w:rFonts w:hint="eastAsia"/>
        </w:rPr>
      </w:pPr>
      <w:r>
        <w:t>NAFNet（Nonlinear Activation Free Network）是一种简洁而高效的图像恢复网络架构。与传统的图像恢复网络不同，NAFNet摒弃了复杂的非线性激活函数（如ReLU、Sigmoid等），转而采用简单的元素级门控机制，在保持强大表示能力的同时大幅简化了网络结构。这种设计使得NAFNet在图像去雾和去雨任务中均能取得优异的性能表现。</w:t>
      </w:r>
    </w:p>
    <w:p w14:paraId="2BB2E15A">
      <w:pPr>
        <w:ind w:firstLine="480"/>
        <w:rPr>
          <w:rFonts w:hint="eastAsia"/>
        </w:rPr>
      </w:pPr>
      <w:r>
        <w:t>在系统的实现中，NAFNet模型被导出为ONNX格式，并通过</w:t>
      </w:r>
      <w:r>
        <w:fldChar w:fldCharType="begin"/>
      </w:r>
      <w:r>
        <w:instrText xml:space="preserve"> HYPERLINK "E:/Workspace/bishe-1/backend/services/image_enhancer.py" \l "L537-L622" </w:instrText>
      </w:r>
      <w:r>
        <w:fldChar w:fldCharType="separate"/>
      </w:r>
      <w:r>
        <w:t>NAFNetONNXEnhancer</w:t>
      </w:r>
      <w:r>
        <w:fldChar w:fldCharType="end"/>
      </w:r>
      <w:r>
        <w:t>类进行封装。该类实现了完整的推理管线，包含预处理、模型推理和后处理三个环节。</w:t>
      </w:r>
    </w:p>
    <w:p w14:paraId="092F079D">
      <w:pPr>
        <w:ind w:firstLine="480"/>
        <w:rPr>
          <w:rFonts w:hint="eastAsia"/>
        </w:rPr>
      </w:pPr>
      <w:r>
        <w:t>预处理阶段的核心代码实现了图像尺寸对齐和数据格式转换：</w:t>
      </w:r>
    </w:p>
    <w:p w14:paraId="2B4A457B">
      <w:pPr>
        <w:ind w:firstLine="480"/>
        <w:rPr>
          <w:rFonts w:hint="eastAsia"/>
        </w:rPr>
      </w:pPr>
      <w:r>
        <w:t> def _preprocess(self, img):</w:t>
      </w:r>
      <w:r>
        <w:br w:type="textWrapping"/>
      </w:r>
      <w:r>
        <w:t>     orig_h, orig_w = img.shape[:2]</w:t>
      </w:r>
      <w:r>
        <w:br w:type="textWrapping"/>
      </w:r>
      <w:r>
        <w:t>     pad_h = (16 - orig_h % 16) % 16</w:t>
      </w:r>
      <w:r>
        <w:br w:type="textWrapping"/>
      </w:r>
      <w:r>
        <w:t>     pad_w = (16 - orig_w % 16) % 16</w:t>
      </w:r>
      <w:r>
        <w:br w:type="textWrapping"/>
      </w:r>
      <w:r>
        <w:t>     if pad_h &gt; 0 or pad_w &gt; 0:</w:t>
      </w:r>
      <w:r>
        <w:br w:type="textWrapping"/>
      </w:r>
      <w:r>
        <w:t>         img = cv2.copyMakeBorder(img, 0, pad_h, 0, pad_w, cv2.BORDER_REFLECT)</w:t>
      </w:r>
      <w:r>
        <w:br w:type="textWrapping"/>
      </w:r>
      <w:r>
        <w:t>     img_rgb = cv2.cvtColor(img, cv2.COLOR_BGR2RGB)</w:t>
      </w:r>
      <w:r>
        <w:br w:type="textWrapping"/>
      </w:r>
      <w:r>
        <w:t>     img_rgb = img_rgb.astype("float32") / 255.0</w:t>
      </w:r>
      <w:r>
        <w:br w:type="textWrapping"/>
      </w:r>
      <w:r>
        <w:t>     img_chw = img_rgb.transpose(2, 0, 1)</w:t>
      </w:r>
      <w:r>
        <w:br w:type="textWrapping"/>
      </w:r>
      <w:r>
        <w:t>     img_input = np.expand_dims(img_chw, axis=0)</w:t>
      </w:r>
      <w:r>
        <w:br w:type="textWrapping"/>
      </w:r>
      <w:r>
        <w:t>     return img_input, orig_h, orig_w, pad_h, pad_w</w:t>
      </w:r>
    </w:p>
    <w:p w14:paraId="7F38EC11">
      <w:pPr>
        <w:ind w:firstLine="480"/>
        <w:rPr>
          <w:rFonts w:hint="eastAsia"/>
        </w:rPr>
      </w:pPr>
      <w:r>
        <w:t>上述预处理代码的设计思路如下：首先将输入图像从OpenCV默认的BGR色彩空间转换为RGB色彩空间，因为深度学习模型通常基于RGB格式训练；然后将像素值从整数范围[0, 255]归一化到浮点数范围[0.0, 1.0]，以匹配模型训练时的数据分布；接着将图像数组从HWC（高度-宽度-通道）格式转换为CHW（通道-高度-宽度）格式，并增加批次维度，得到形状为(1, 3, H, W)的张量。关键的设计细节在于添加了16的倍数填充对齐机制，这是因为NAFNet中多次下采样操作要求输入尺寸为16的倍数，否则会导致输出与输入尺寸不匹配的问题。系统采用反射填充（BORDER_REFLECT）方式，相比零填充能更好地保持图像边界区域的视觉连续性。</w:t>
      </w:r>
    </w:p>
    <w:p w14:paraId="3CADFDA6">
      <w:pPr>
        <w:ind w:firstLine="480"/>
        <w:rPr>
          <w:rFonts w:hint="eastAsia"/>
        </w:rPr>
      </w:pPr>
      <w:r>
        <w:t>后处理阶段将模型的输出张量转换回图像格式：</w:t>
      </w:r>
    </w:p>
    <w:p w14:paraId="13D8D75D">
      <w:pPr>
        <w:ind w:firstLine="480"/>
        <w:rPr>
          <w:rFonts w:hint="eastAsia"/>
        </w:rPr>
      </w:pPr>
      <w:r>
        <w:t> def _postprocess(self, output, orig_h, orig_w, pad_h, pad_w):</w:t>
      </w:r>
      <w:r>
        <w:br w:type="textWrapping"/>
      </w:r>
      <w:r>
        <w:t>     enhanced = output[0].transpose(1, 2, 0)</w:t>
      </w:r>
      <w:r>
        <w:br w:type="textWrapping"/>
      </w:r>
      <w:r>
        <w:t>     enhanced = np.clip(enhanced, 0, 1)</w:t>
      </w:r>
      <w:r>
        <w:br w:type="textWrapping"/>
      </w:r>
      <w:r>
        <w:t>     enhanced = (enhanced * 255).astype("uint8")</w:t>
      </w:r>
      <w:r>
        <w:br w:type="textWrapping"/>
      </w:r>
      <w:r>
        <w:t>     enhanced = cv2.cvtColor(enhanced, cv2.COLOR_RGB2BGR)</w:t>
      </w:r>
      <w:r>
        <w:br w:type="textWrapping"/>
      </w:r>
      <w:r>
        <w:t>     if pad_h &gt; 0 or pad_w &gt; 0:</w:t>
      </w:r>
      <w:r>
        <w:br w:type="textWrapping"/>
      </w:r>
      <w:r>
        <w:t>         enhanced = enhanced[:orig_h, :orig_w]</w:t>
      </w:r>
      <w:r>
        <w:br w:type="textWrapping"/>
      </w:r>
      <w:r>
        <w:t>     if enhanced.shape[:2] != (orig_h, orig_w):</w:t>
      </w:r>
      <w:r>
        <w:br w:type="textWrapping"/>
      </w:r>
      <w:r>
        <w:t>         enhanced = cv2.resize(enhanced, (orig_w, orig_h))</w:t>
      </w:r>
      <w:r>
        <w:br w:type="textWrapping"/>
      </w:r>
      <w:r>
        <w:t>     return enhanced</w:t>
      </w:r>
    </w:p>
    <w:p w14:paraId="60BD46FF">
      <w:pPr>
        <w:ind w:firstLine="480"/>
        <w:rPr>
          <w:rFonts w:hint="eastAsia"/>
        </w:rPr>
      </w:pPr>
      <w:r>
        <w:t>后处理代码首先将模型输出从CHW格式转回HWC格式，通过clip操作确保像素值在[0, 1]的有效范围内，然后缩放回[0, 255]的整数范围并转换回BGR色彩空间。最后根据预处理时记录的原始尺寸裁减掉填充区域，恢复图像的原始大小。该创新点在于精确的尺寸对齐策略，确保增强前后的图像尺寸完全一致，这对于后续的车辆检测任务至关重要。</w:t>
      </w:r>
    </w:p>
    <w:p w14:paraId="59B3EE30">
      <w:pPr>
        <w:ind w:firstLine="480"/>
        <w:rPr>
          <w:rFonts w:hint="eastAsia"/>
        </w:rPr>
      </w:pPr>
      <w:r>
        <w:t>在ONNX Runtime推理优化方面，NAFNetONNXEnhancer采用了会话缓存机制：</w:t>
      </w:r>
    </w:p>
    <w:p w14:paraId="502F042D">
      <w:pPr>
        <w:ind w:firstLine="480"/>
        <w:rPr>
          <w:rFonts w:hint="eastAsia"/>
        </w:rPr>
      </w:pPr>
      <w:r>
        <w:t> class NAFNetONNXEnhancer:</w:t>
      </w:r>
      <w:r>
        <w:br w:type="textWrapping"/>
      </w:r>
      <w:r>
        <w:t>     _session_cache = {}</w:t>
      </w:r>
      <w:r>
        <w:br w:type="textWrapping"/>
      </w:r>
      <w:r>
        <w:t> ​</w:t>
      </w:r>
      <w:r>
        <w:br w:type="textWrapping"/>
      </w:r>
      <w:r>
        <w:t>     def __init__(self, model_path):</w:t>
      </w:r>
      <w:r>
        <w:br w:type="textWrapping"/>
      </w:r>
      <w:r>
        <w:t>         if model_path in NAFNetONNXEnhancer._session_cache:</w:t>
      </w:r>
      <w:r>
        <w:br w:type="textWrapping"/>
      </w:r>
      <w:r>
        <w:t>             self.session = NAFNetONNXEnhancer._session_cache[model_path]</w:t>
      </w:r>
      <w:r>
        <w:br w:type="textWrapping"/>
      </w:r>
      <w:r>
        <w:t>         else:</w:t>
      </w:r>
      <w:r>
        <w:br w:type="textWrapping"/>
      </w:r>
      <w:r>
        <w:t>             session_options = ort.SessionOptions()</w:t>
      </w:r>
      <w:r>
        <w:br w:type="textWrapping"/>
      </w:r>
      <w:r>
        <w:t>             session_options.graph_optimization_level = \</w:t>
      </w:r>
      <w:r>
        <w:br w:type="textWrapping"/>
      </w:r>
      <w:r>
        <w:t>                 ort.GraphOptimizationLevel.ORT_ENABLE_ALL</w:t>
      </w:r>
      <w:r>
        <w:br w:type="textWrapping"/>
      </w:r>
      <w:r>
        <w:t>             session_options.intra_op_num_threads = 4</w:t>
      </w:r>
      <w:r>
        <w:br w:type="textWrapping"/>
      </w:r>
      <w:r>
        <w:t>             self.session = ort.InferenceSession(</w:t>
      </w:r>
      <w:r>
        <w:br w:type="textWrapping"/>
      </w:r>
      <w:r>
        <w:t>                 model_path,</w:t>
      </w:r>
      <w:r>
        <w:br w:type="textWrapping"/>
      </w:r>
      <w:r>
        <w:t>                 sess_options=session_options,</w:t>
      </w:r>
      <w:r>
        <w:br w:type="textWrapping"/>
      </w:r>
      <w:r>
        <w:t>                 providers=["CPUExecutionProvider"],</w:t>
      </w:r>
      <w:r>
        <w:br w:type="textWrapping"/>
      </w:r>
      <w:r>
        <w:t>             )</w:t>
      </w:r>
      <w:r>
        <w:br w:type="textWrapping"/>
      </w:r>
      <w:r>
        <w:t>             NAFNetONNXEnhancer._session_cache[model_path] = self.session</w:t>
      </w:r>
    </w:p>
    <w:p w14:paraId="1279AC2F">
      <w:pPr>
        <w:ind w:firstLine="480"/>
        <w:rPr>
          <w:rFonts w:hint="eastAsia"/>
        </w:rPr>
      </w:pPr>
      <w:r>
        <w:t>会话缓存机制通过类变量_session_cache保存已创建的推理会话。当多个请求同时到达时，只有第一个请求需要创建会话，后续请求直接复用缓存。这避免了重复解析模型图和分配内存的开销，显著提升了系统的并发处理能力。此外，通过设置intra_op_num_threads=4启用多线程并行计算，充分利用CPU多核性能。</w:t>
      </w:r>
    </w:p>
    <w:p w14:paraId="1B134BA3">
      <w:pPr>
        <w:pStyle w:val="4"/>
        <w:spacing w:before="156" w:after="156"/>
        <w:rPr>
          <w:rFonts w:hint="eastAsia"/>
        </w:rPr>
      </w:pPr>
      <w:bookmarkStart w:id="56" w:name="_Toc31557"/>
      <w:r>
        <w:t>3.1.3 基于MBLLEN的低光照增强网络</w:t>
      </w:r>
      <w:bookmarkEnd w:id="56"/>
    </w:p>
    <w:p w14:paraId="6FF19BA7">
      <w:pPr>
        <w:ind w:firstLine="480"/>
        <w:rPr>
          <w:rFonts w:hint="eastAsia"/>
        </w:rPr>
      </w:pPr>
      <w:r>
        <w:t>MBLLEN（Multi-Branch Low-Light Enhancement Network）是专门针对低光照图像增强设计的深度神经网络。其核心思想是通过多分支结构从不同感受野提取图像特征，然后通过融合模块将这些特征进行整合，最终生成增强后的图像。</w:t>
      </w:r>
    </w:p>
    <w:p w14:paraId="7345BC70">
      <w:pPr>
        <w:ind w:firstLine="480"/>
        <w:rPr>
          <w:rFonts w:hint="eastAsia"/>
        </w:rPr>
      </w:pPr>
      <w:r>
        <w:t>在系统中，MBLLEN增强器提供了两种推理实现：</w:t>
      </w:r>
      <w:r>
        <w:fldChar w:fldCharType="begin"/>
      </w:r>
      <w:r>
        <w:instrText xml:space="preserve"> HYPERLINK "E:/Workspace/bishe-1/backend/services/image_enhancer.py" \l "L60-L161" </w:instrText>
      </w:r>
      <w:r>
        <w:fldChar w:fldCharType="separate"/>
      </w:r>
      <w:r>
        <w:t>MBLLENEnhancer</w:t>
      </w:r>
      <w:r>
        <w:fldChar w:fldCharType="end"/>
      </w:r>
      <w:r>
        <w:t>基于TensorFlow框架实现，</w:t>
      </w:r>
      <w:r>
        <w:fldChar w:fldCharType="begin"/>
      </w:r>
      <w:r>
        <w:instrText xml:space="preserve"> HYPERLINK "E:/Workspace/bishe-1/backend/services/image_enhancer.py" \l "L163-L289" </w:instrText>
      </w:r>
      <w:r>
        <w:fldChar w:fldCharType="separate"/>
      </w:r>
      <w:r>
        <w:t>OnnxMBLLENEnhancer</w:t>
      </w:r>
      <w:r>
        <w:fldChar w:fldCharType="end"/>
      </w:r>
      <w:r>
        <w:t>基于ONNX Runtime实现。</w:t>
      </w:r>
    </w:p>
    <w:p w14:paraId="2CC16F40">
      <w:pPr>
        <w:ind w:firstLine="480"/>
        <w:rPr>
          <w:rFonts w:hint="eastAsia"/>
        </w:rPr>
      </w:pPr>
      <w:r>
        <w:t>MBLLEN网络结构的定义采用了TensorFlow的Keras API，核心是EM（Enhancement Module）模块：</w:t>
      </w:r>
    </w:p>
    <w:p w14:paraId="3E47104C">
      <w:pPr>
        <w:ind w:firstLine="480"/>
        <w:rPr>
          <w:rFonts w:hint="eastAsia"/>
        </w:rPr>
      </w:pPr>
      <w:r>
        <w:t> def build_mbllen():</w:t>
      </w:r>
      <w:r>
        <w:br w:type="textWrapping"/>
      </w:r>
      <w:r>
        <w:t>     def EM(input, kernal_size, channel):</w:t>
      </w:r>
      <w:r>
        <w:br w:type="textWrapping"/>
      </w:r>
      <w:r>
        <w:t>         conv_1 = layers.Conv2D(channel, (3, 3), activation="relu", padding="same")(input)</w:t>
      </w:r>
      <w:r>
        <w:br w:type="textWrapping"/>
      </w:r>
      <w:r>
        <w:t>         conv_2 = layers.Conv2D(channel, (kernal_size, kernal_size), activation="relu", padding="valid")(conv_1)</w:t>
      </w:r>
      <w:r>
        <w:br w:type="textWrapping"/>
      </w:r>
      <w:r>
        <w:t>         conv_3 = layers.Conv2D(channel * 2, (kernal_size, kernal_size), activation="relu", padding="valid")(conv_2)</w:t>
      </w:r>
      <w:r>
        <w:br w:type="textWrapping"/>
      </w:r>
      <w:r>
        <w:t>         conv_4 = layers.Conv2D(channel * 4, (kernal_size, kernal_size), activation="relu", padding="valid")(conv_3)</w:t>
      </w:r>
      <w:r>
        <w:br w:type="textWrapping"/>
      </w:r>
      <w:r>
        <w:t>         conv_5 = layers.Conv2DTranspose(channel * 2, (kernal_size, kernal_size), activation="relu", padding="valid")(conv_4)</w:t>
      </w:r>
      <w:r>
        <w:br w:type="textWrapping"/>
      </w:r>
      <w:r>
        <w:t>         conv_6 = layers.Conv2DTranspose(channel, (kernal_size, kernal_size), activation="relu", padding="valid")(conv_5)</w:t>
      </w:r>
      <w:r>
        <w:br w:type="textWrapping"/>
      </w:r>
      <w:r>
        <w:t>         res = layers.Conv2DTranspose(3, (kernal_size, kernal_size), activation="relu", padding="valid")(conv_6)</w:t>
      </w:r>
      <w:r>
        <w:br w:type="textWrapping"/>
      </w:r>
      <w:r>
        <w:t>         return res</w:t>
      </w:r>
      <w:r>
        <w:br w:type="textWrapping"/>
      </w:r>
      <w:r>
        <w:t> ​</w:t>
      </w:r>
      <w:r>
        <w:br w:type="textWrapping"/>
      </w:r>
      <w:r>
        <w:t>     inputs = layers.Input(shape=(None, None, 3))</w:t>
      </w:r>
      <w:r>
        <w:br w:type="textWrapping"/>
      </w:r>
      <w:r>
        <w:t>     FEM = layers.Conv2D(32, (3, 3), activation="relu", padding="same")(inputs)</w:t>
      </w:r>
      <w:r>
        <w:br w:type="textWrapping"/>
      </w:r>
      <w:r>
        <w:t>     EM_com = EM(FEM, 5, 8)</w:t>
      </w:r>
      <w:r>
        <w:br w:type="textWrapping"/>
      </w:r>
      <w:r>
        <w:t>     for j in range(3):</w:t>
      </w:r>
      <w:r>
        <w:br w:type="textWrapping"/>
      </w:r>
      <w:r>
        <w:t>         for i in range(0, 3):</w:t>
      </w:r>
      <w:r>
        <w:br w:type="textWrapping"/>
      </w:r>
      <w:r>
        <w:t>             FEM = layers.Conv2D(32, (3, 3), activation="relu", padding="same")(FEM)</w:t>
      </w:r>
      <w:r>
        <w:br w:type="textWrapping"/>
      </w:r>
      <w:r>
        <w:t>             EM1 = EM(FEM, 5, 8)</w:t>
      </w:r>
      <w:r>
        <w:br w:type="textWrapping"/>
      </w:r>
      <w:r>
        <w:t>             EM_com = layers.Concatenate(axis=3)([EM_com, EM1])</w:t>
      </w:r>
      <w:r>
        <w:br w:type="textWrapping"/>
      </w:r>
      <w:r>
        <w:t>     outputs = layers.Conv2D(3, (1, 1), activation="relu", padding="same")(EM_com)</w:t>
      </w:r>
      <w:r>
        <w:br w:type="textWrapping"/>
      </w:r>
      <w:r>
        <w:t>     return Model(inputs, outputs)</w:t>
      </w:r>
    </w:p>
    <w:p w14:paraId="0E516388">
      <w:pPr>
        <w:ind w:firstLine="480"/>
        <w:rPr>
          <w:rFonts w:hint="eastAsia"/>
        </w:rPr>
      </w:pPr>
      <w:r>
        <w:t>该网络设计的创新之处在于：采用特征提取模块（FEM）先对输入进行浅层特征提取，然后通过多组EM模块进行多尺度特征提取与融合。每个EM模块内部采用编码器-解码器结构，先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p>
    <w:p w14:paraId="68E88919">
      <w:pPr>
        <w:ind w:firstLine="480"/>
        <w:rPr>
          <w:rFonts w:hint="eastAsia"/>
        </w:rPr>
      </w:pPr>
      <w:r>
        <w:t>在低光照增强的后处理方面，系统实现了MBLLEN官方推荐的后处理流程：</w:t>
      </w:r>
    </w:p>
    <w:p w14:paraId="19C942EB">
      <w:pPr>
        <w:ind w:firstLine="480"/>
        <w:rPr>
          <w:rFonts w:hint="eastAsia"/>
        </w:rPr>
      </w:pPr>
      <w:r>
        <w:t> def postprocess(self, output, lowpercent=5, highpercent=95, maxrange=0.8, hsvgamma=0.8):</w:t>
      </w:r>
      <w:r>
        <w:br w:type="textWrapping"/>
      </w:r>
      <w:r>
        <w:t>     fake_B = output[0, :, :, :3].copy()</w:t>
      </w:r>
      <w:r>
        <w:br w:type="textWrapping"/>
      </w:r>
      <w:r>
        <w:t>     gray_fake_B = fake_B[:, :, 0] * 0.299 + fake_B[:, :, 1] * 0.587 + fake_B[:, :, 2] * 0.114</w:t>
      </w:r>
      <w:r>
        <w:br w:type="textWrapping"/>
      </w:r>
      <w:r>
        <w:t>     percent_max = np.sum(gray_fake_B &gt;= maxrange) / np.sum(gray_fake_B &lt;= 1.0)</w:t>
      </w:r>
      <w:r>
        <w:br w:type="textWrapping"/>
      </w:r>
      <w:r>
        <w:t>     max_value = np.percentile(gray_fake_B[:], highpercent)</w:t>
      </w:r>
      <w:r>
        <w:br w:type="textWrapping"/>
      </w:r>
      <w:r>
        <w:t>     if percent_max &lt; (100 - highpercent) / 100.0:</w:t>
      </w:r>
      <w:r>
        <w:br w:type="textWrapping"/>
      </w:r>
      <w:r>
        <w:t>         scale = maxrange / max_value</w:t>
      </w:r>
      <w:r>
        <w:br w:type="textWrapping"/>
      </w:r>
      <w:r>
        <w:t>         fake_B = fake_B * scale</w:t>
      </w:r>
      <w:r>
        <w:br w:type="textWrapping"/>
      </w:r>
      <w:r>
        <w:t>         fake_B = np.minimum(fake_B, 1.0)</w:t>
      </w:r>
      <w:r>
        <w:br w:type="textWrapping"/>
      </w:r>
      <w:r>
        <w:t>     gray_fake_B = fake_B[:, :, 0] * 0.299 + fake_B[:, :, 1] * 0.587 + fake_B[:, :, 2] * 0.114</w:t>
      </w:r>
      <w:r>
        <w:br w:type="textWrapping"/>
      </w:r>
      <w:r>
        <w:t>     sub_value = np.percentile(gray_fake_B[:], lowpercent)</w:t>
      </w:r>
      <w:r>
        <w:br w:type="textWrapping"/>
      </w:r>
      <w:r>
        <w:t>     if sub_value &lt; 0.5:</w:t>
      </w:r>
      <w:r>
        <w:br w:type="textWrapping"/>
      </w:r>
      <w:r>
        <w:t>         fake_B = (fake_B - sub_value) * (1.0 / (1 - sub_value))</w:t>
      </w:r>
      <w:r>
        <w:br w:type="textWrapping"/>
      </w:r>
      <w:r>
        <w:t>     imgHSV = cv2.cvtColor(fake_B, cv2.COLOR_RGB2HSV)</w:t>
      </w:r>
      <w:r>
        <w:br w:type="textWrapping"/>
      </w:r>
      <w:r>
        <w:t>     H, S, V = cv2.split(imgHSV)</w:t>
      </w:r>
      <w:r>
        <w:br w:type="textWrapping"/>
      </w:r>
      <w:r>
        <w:t>     S = np.power(S, hsvgamma)</w:t>
      </w:r>
      <w:r>
        <w:br w:type="textWrapping"/>
      </w:r>
      <w:r>
        <w:t>     imgHSV = cv2.merge([H, S, V])</w:t>
      </w:r>
      <w:r>
        <w:br w:type="textWrapping"/>
      </w:r>
      <w:r>
        <w:t>     fake_B = cv2.cvtColor(imgHSV, cv2.COLOR_HSV2RGB)</w:t>
      </w:r>
      <w:r>
        <w:br w:type="textWrapping"/>
      </w:r>
      <w:r>
        <w:t>     fake_B = np.minimum(fake_B, 1.0)</w:t>
      </w:r>
      <w:r>
        <w:br w:type="textWrapping"/>
      </w:r>
      <w:r>
        <w:t>     return fake_B</w:t>
      </w:r>
    </w:p>
    <w:p w14:paraId="0477AD7D">
      <w:pPr>
        <w:ind w:firstLine="480"/>
        <w:rPr>
          <w:rFonts w:hint="eastAsia"/>
        </w:rPr>
      </w:pPr>
      <w:r>
        <w:t>该后处理流程包含三个关键步骤：第一步为线性放大，通过分析灰度直方图的高百分位值，计算出合适的放大系数并对图像进行线性拉伸，提升整体亮度；第二步为百分位重缩放，减去低百分位的暗部偏移值并重新映射到[0, 1]区间，增强暗部区域的细节可见性；第三步为HSV空间的饱和度伽马校正，通过对饱和度分量应用指数变换，在保持色调不变的前提下增强色彩鲜艳度。这一后处理流程是MBLLEN算法区别于其他低光照增强方法的重要特色。</w:t>
      </w:r>
    </w:p>
    <w:p w14:paraId="6D3B85B9">
      <w:pPr>
        <w:pStyle w:val="4"/>
        <w:spacing w:before="156" w:after="156"/>
        <w:rPr>
          <w:rFonts w:hint="eastAsia"/>
        </w:rPr>
      </w:pPr>
      <w:bookmarkStart w:id="57" w:name="_Toc23171"/>
      <w:r>
        <w:t>3.1.4 基于CLAHE和形态学操作的传统增强方法</w:t>
      </w:r>
      <w:bookmarkEnd w:id="57"/>
    </w:p>
    <w:p w14:paraId="25545581">
      <w:pPr>
        <w:ind w:firstLine="480"/>
        <w:rPr>
          <w:rFonts w:hint="eastAsia"/>
        </w:rPr>
      </w:pPr>
      <w:r>
        <w:t>深度学习增强模型虽然在效果上具有优势，但在模型文件缺失或加载失败时，系统需要具备降级能力。为此，系统还实现了基于传统图像处理方法的增强方案作为后备。</w:t>
      </w:r>
    </w:p>
    <w:p w14:paraId="16D539C8">
      <w:pPr>
        <w:ind w:firstLine="480"/>
        <w:rPr>
          <w:rFonts w:hint="eastAsia"/>
        </w:rPr>
      </w:pPr>
      <w:r>
        <w:t>CLAHE（Contrast Limited Adaptive Histogram Equalization）去雾增强采用限制对比度自适应直方图均衡化算法。该算法的核心思想是将图像划分为若干小块（Tile），在每个小块内独立执行直方图均衡化，同时设置对比度限制阈值（clipLimit）以防止噪声过度放大。在实现中，系统对每个颜色通道分别应用CLAHE处理：</w:t>
      </w:r>
    </w:p>
    <w:p w14:paraId="61B91918">
      <w:pPr>
        <w:ind w:firstLine="480"/>
        <w:rPr>
          <w:rFonts w:hint="eastAsia"/>
        </w:rPr>
      </w:pPr>
      <w:r>
        <w:t> def dehaze(self, image_path, output_path):</w:t>
      </w:r>
      <w:r>
        <w:br w:type="textWrapping"/>
      </w:r>
      <w:r>
        <w:t>     img = cv2.imread(image_path)</w:t>
      </w:r>
      <w:r>
        <w:br w:type="textWrapping"/>
      </w:r>
      <w:r>
        <w:t>     if img is None:</w:t>
      </w:r>
      <w:r>
        <w:br w:type="textWrapping"/>
      </w:r>
      <w:r>
        <w:t>         return None</w:t>
      </w:r>
      <w:r>
        <w:br w:type="textWrapping"/>
      </w:r>
      <w:r>
        <w:t>     clahe = cv2.createCLAHE(clipLimit=2.0, tileGridSize=(8, 8))</w:t>
      </w:r>
      <w:r>
        <w:br w:type="textWrapping"/>
      </w:r>
      <w:r>
        <w:t>     enhanced = img.copy()</w:t>
      </w:r>
      <w:r>
        <w:br w:type="textWrapping"/>
      </w:r>
      <w:r>
        <w:t>     for i in range(3):</w:t>
      </w:r>
      <w:r>
        <w:br w:type="textWrapping"/>
      </w:r>
      <w:r>
        <w:t>         enhanced[:, :, i] = clahe.apply(img[:, :, i])</w:t>
      </w:r>
      <w:r>
        <w:br w:type="textWrapping"/>
      </w:r>
      <w:r>
        <w:t>     cv2.imwrite(output_path, enhanced)</w:t>
      </w:r>
      <w:r>
        <w:br w:type="textWrapping"/>
      </w:r>
      <w:r>
        <w:t>     return output_path</w:t>
      </w:r>
    </w:p>
    <w:p w14:paraId="7382A65D">
      <w:pPr>
        <w:ind w:firstLine="480"/>
        <w:rPr>
          <w:rFonts w:hint="eastAsia"/>
        </w:rPr>
      </w:pPr>
      <w:r>
        <w:t>这种逐通道CLAHE处理的优势在于：（1）计算速度快，无需加载深度学习模型；（2）参数设置简单，仅需调整clipLimit和tileGridSize两个参数；（3）对均匀雾霾场景有显著的改善效果。系统经过实验调优，将clipLimit设置为2.0，tileGridSize设置为(8, 8)，在该配置下取得了增强效果和计算效率的良好平衡。</w:t>
      </w:r>
    </w:p>
    <w:p w14:paraId="0D7E7BAE">
      <w:pPr>
        <w:ind w:firstLine="480"/>
        <w:rPr>
          <w:rFonts w:hint="eastAsia"/>
        </w:rPr>
      </w:pPr>
      <w:r>
        <w:t>低光照增强方面，系统采用LAB色彩空间下的CLAHE增强策略：</w:t>
      </w:r>
    </w:p>
    <w:p w14:paraId="0BCE19FF">
      <w:pPr>
        <w:ind w:firstLine="480"/>
        <w:rPr>
          <w:rFonts w:hint="eastAsia"/>
        </w:rPr>
      </w:pPr>
      <w:r>
        <w:t> def enhance_low_light(self, image_path, output_path):</w:t>
      </w:r>
      <w:r>
        <w:br w:type="textWrapping"/>
      </w:r>
      <w:r>
        <w:t>     img = cv2.imread(image_path)</w:t>
      </w:r>
      <w:r>
        <w:br w:type="textWrapping"/>
      </w:r>
      <w:r>
        <w:t>     if img is None:</w:t>
      </w:r>
      <w:r>
        <w:br w:type="textWrapping"/>
      </w:r>
      <w:r>
        <w:t>         return None</w:t>
      </w:r>
      <w:r>
        <w:br w:type="textWrapping"/>
      </w:r>
      <w:r>
        <w:t>     lab = cv2.cvtColor(img, cv2.COLOR_BGR2LAB)</w:t>
      </w:r>
      <w:r>
        <w:br w:type="textWrapping"/>
      </w:r>
      <w:r>
        <w:t>     l_channel, a, b = cv2.split(lab)</w:t>
      </w:r>
      <w:r>
        <w:br w:type="textWrapping"/>
      </w:r>
      <w:r>
        <w:t>     clahe = cv2.createCLAHE(clipLimit=3.0, tileGridSize=(8, 8))</w:t>
      </w:r>
      <w:r>
        <w:br w:type="textWrapping"/>
      </w:r>
      <w:r>
        <w:t>     l_channel = clahe.apply(l_channel)</w:t>
      </w:r>
      <w:r>
        <w:br w:type="textWrapping"/>
      </w:r>
      <w:r>
        <w:t>     enhanced = cv2.merge([l_channel, a, b])</w:t>
      </w:r>
      <w:r>
        <w:br w:type="textWrapping"/>
      </w:r>
      <w:r>
        <w:t>     enhanced = cv2.cvtColor(enhanced, cv2.COLOR_LAB2BGR)</w:t>
      </w:r>
      <w:r>
        <w:br w:type="textWrapping"/>
      </w:r>
      <w:r>
        <w:t>     cv2.imwrite(output_path, enhanced)</w:t>
      </w:r>
      <w:r>
        <w:br w:type="textWrapping"/>
      </w:r>
      <w:r>
        <w:t>     return output_path</w:t>
      </w:r>
    </w:p>
    <w:p w14:paraId="0343CEDA">
      <w:pPr>
        <w:ind w:firstLine="480"/>
        <w:rPr>
          <w:rFonts w:hint="eastAsia"/>
        </w:rPr>
      </w:pPr>
      <w:r>
        <w:t>该方法的实现思路是将图像从BGR色彩空间转换到LAB色彩空间，其中L通道表示亮度信息，A和B通道表示颜色信息。只在L通道上应用CLAHE增强，可以有效地提升图像亮度和对比度，同时避免对颜色信息造成干扰。clipLimit设置为3.0，略高于去雾场景的设置，以应对低光照图像更严重的退化程度。</w:t>
      </w:r>
    </w:p>
    <w:p w14:paraId="0C97E037">
      <w:pPr>
        <w:ind w:firstLine="480"/>
        <w:rPr>
          <w:rFonts w:hint="eastAsia"/>
        </w:rPr>
      </w:pPr>
      <w:r>
        <w:t>雨天增强采用形态学开运算结合快速非局部均值去噪的方法：</w:t>
      </w:r>
    </w:p>
    <w:p w14:paraId="57344CCE">
      <w:pPr>
        <w:ind w:firstLine="480"/>
        <w:rPr>
          <w:rFonts w:hint="eastAsia"/>
        </w:rPr>
      </w:pPr>
      <w:r>
        <w:t> def derain(self, image_path, output_path):</w:t>
      </w:r>
      <w:r>
        <w:br w:type="textWrapping"/>
      </w:r>
      <w:r>
        <w:t>     img = cv2.imread(image_path)</w:t>
      </w:r>
      <w:r>
        <w:br w:type="textWrapping"/>
      </w:r>
      <w:r>
        <w:t>     if img is None:</w:t>
      </w:r>
      <w:r>
        <w:br w:type="textWrapping"/>
      </w:r>
      <w:r>
        <w:t>         return None</w:t>
      </w:r>
      <w:r>
        <w:br w:type="textWrapping"/>
      </w:r>
      <w:r>
        <w:t>     kernel = cv2.getStructuringElement(cv2.MORPH_RECT, (3, 3))</w:t>
      </w:r>
      <w:r>
        <w:br w:type="textWrapping"/>
      </w:r>
      <w:r>
        <w:t>     opened = cv2.morphologyEx(img, cv2.MORPH_OPEN, kernel)</w:t>
      </w:r>
      <w:r>
        <w:br w:type="textWrapping"/>
      </w:r>
      <w:r>
        <w:t>     denoised = cv2.fastNlMeansDenoisingColored(opened, None, 10, 10, 7, 21)</w:t>
      </w:r>
      <w:r>
        <w:br w:type="textWrapping"/>
      </w:r>
      <w:r>
        <w:t>     cv2.imwrite(output_path, denoised)</w:t>
      </w:r>
      <w:r>
        <w:br w:type="textWrapping"/>
      </w:r>
      <w:r>
        <w:t>     return output_path</w:t>
      </w:r>
    </w:p>
    <w:p w14:paraId="756EAB94">
      <w:pPr>
        <w:ind w:firstLine="480"/>
        <w:rPr>
          <w:rFonts w:hint="eastAsia"/>
        </w:rPr>
      </w:pPr>
      <w:r>
        <w:t>形态学开运算（先腐蚀后膨胀）能有效去除图像中的细小亮色噪点，雨滴在图像中表现为细小的亮色条纹，因此开运算可以起到初步的去雨效果。后续的快速非局部均值去噪（fastNlMeansDenoisingColored）利用图像中的自相似性，在保留边缘细节的同时进一步平滑残余的雨痕噪声。</w:t>
      </w:r>
    </w:p>
    <w:p w14:paraId="33575845">
      <w:pPr>
        <w:pStyle w:val="3"/>
        <w:spacing w:before="156" w:after="156"/>
        <w:rPr>
          <w:rFonts w:hint="eastAsia"/>
        </w:rPr>
      </w:pPr>
      <w:bookmarkStart w:id="58" w:name="_Toc19886"/>
      <w:bookmarkStart w:id="59" w:name="_Toc16506"/>
      <w:r>
        <w:t xml:space="preserve">3.2 </w:t>
      </w:r>
      <w:bookmarkEnd w:id="58"/>
      <w:r>
        <w:rPr>
          <w:rFonts w:hint="eastAsia"/>
        </w:rPr>
        <w:t>自动场景识别算法</w:t>
      </w:r>
      <w:bookmarkEnd w:id="59"/>
    </w:p>
    <w:p w14:paraId="43479112">
      <w:pPr>
        <w:ind w:firstLine="480"/>
        <w:rPr>
          <w:rFonts w:hint="eastAsia"/>
        </w:rPr>
      </w:pPr>
      <w:r>
        <w:t>（自动场景识别是系统实现智能化、自适应增强的关键技术。该算法通过分析输入图像的多维质量指标，自动判断当前的天气条件类型，从而选择最优的增强策略。</w:t>
      </w:r>
    </w:p>
    <w:p w14:paraId="1DDDA221">
      <w:pPr>
        <w:pStyle w:val="4"/>
        <w:spacing w:before="156" w:after="156"/>
        <w:rPr>
          <w:rFonts w:hint="eastAsia"/>
        </w:rPr>
      </w:pPr>
      <w:bookmarkStart w:id="60" w:name="_Toc21999"/>
      <w:r>
        <w:t>3.2.1 算法设计与原理</w:t>
      </w:r>
      <w:bookmarkEnd w:id="60"/>
    </w:p>
    <w:p w14:paraId="4E395F30">
      <w:pPr>
        <w:ind w:firstLine="480"/>
        <w:rPr>
          <w:rFonts w:hint="eastAsia"/>
        </w:rPr>
      </w:pPr>
      <w:r>
        <w:rPr>
          <w:rFonts w:hint="eastAsia"/>
        </w:rPr>
        <w:t>自动场景识别算法封装在</w:t>
      </w:r>
      <w:r>
        <w:fldChar w:fldCharType="begin"/>
      </w:r>
      <w:r>
        <w:instrText xml:space="preserve"> HYPERLINK "E:/Workspace/bishe-1/backend/services/auto_enhancer.py" </w:instrText>
      </w:r>
      <w:r>
        <w:fldChar w:fldCharType="separate"/>
      </w:r>
      <w:r>
        <w:rPr>
          <w:rFonts w:hint="eastAsia"/>
        </w:rPr>
        <w:t>AutoEnhancer</w:t>
      </w:r>
      <w:r>
        <w:rPr>
          <w:rFonts w:hint="eastAsia"/>
        </w:rPr>
        <w:fldChar w:fldCharType="end"/>
      </w:r>
      <w:r>
        <w:rPr>
          <w:rFonts w:hint="eastAsia"/>
        </w:rPr>
        <w:t>类中，同样采用单例模式设计。算法的核心逻辑在_detect_from_frame方法中实现：</w:t>
      </w:r>
    </w:p>
    <w:p w14:paraId="0A167341">
      <w:pPr>
        <w:ind w:firstLine="480"/>
        <w:rPr>
          <w:rFonts w:hint="eastAsia"/>
        </w:rPr>
      </w:pPr>
      <w:r>
        <w:rPr>
          <w:rFonts w:hint="eastAsia"/>
        </w:rPr>
        <w:t> def _detect_from_frame(self, img):</w:t>
      </w:r>
      <w:r>
        <w:rPr>
          <w:rFonts w:hint="eastAsia"/>
        </w:rPr>
        <w:br w:type="textWrapping"/>
      </w:r>
      <w:r>
        <w:rPr>
          <w:rFonts w:hint="eastAsia"/>
        </w:rPr>
        <w:t>     gray = cv2.cvtColor(img, cv2.COLOR_BGR2GRAY)</w:t>
      </w:r>
      <w:r>
        <w:rPr>
          <w:rFonts w:hint="eastAsia"/>
        </w:rPr>
        <w:br w:type="textWrapping"/>
      </w:r>
      <w:r>
        <w:rPr>
          <w:rFonts w:hint="eastAsia"/>
        </w:rPr>
        <w:t>     hsv = cv2.cvtColor(img, cv2.COLOR_BGR2HSV)</w:t>
      </w:r>
      <w:r>
        <w:rPr>
          <w:rFonts w:hint="eastAsia"/>
        </w:rPr>
        <w:br w:type="textWrapping"/>
      </w:r>
      <w:r>
        <w:rPr>
          <w:rFonts w:hint="eastAsia"/>
        </w:rPr>
        <w:t>     mean_brightness = np.mean(gray)</w:t>
      </w:r>
      <w:r>
        <w:rPr>
          <w:rFonts w:hint="eastAsia"/>
        </w:rPr>
        <w:br w:type="textWrapping"/>
      </w:r>
      <w:r>
        <w:rPr>
          <w:rFonts w:hint="eastAsia"/>
        </w:rPr>
        <w:t>     contrast = gray.std()</w:t>
      </w:r>
      <w:r>
        <w:rPr>
          <w:rFonts w:hint="eastAsia"/>
        </w:rPr>
        <w:br w:type="textWrapping"/>
      </w:r>
      <w:r>
        <w:rPr>
          <w:rFonts w:hint="eastAsia"/>
        </w:rPr>
        <w:t>     mean_saturation = np.mean(hsv[:, :, 1])</w:t>
      </w:r>
      <w:r>
        <w:rPr>
          <w:rFonts w:hint="eastAsia"/>
        </w:rPr>
        <w:br w:type="textWrapping"/>
      </w:r>
      <w:r>
        <w:rPr>
          <w:rFonts w:hint="eastAsia"/>
        </w:rPr>
        <w:t>     laplacian = cv2.Laplacian(gray, cv2.CV_64F)</w:t>
      </w:r>
      <w:r>
        <w:rPr>
          <w:rFonts w:hint="eastAsia"/>
        </w:rPr>
        <w:br w:type="textWrapping"/>
      </w:r>
      <w:r>
        <w:rPr>
          <w:rFonts w:hint="eastAsia"/>
        </w:rPr>
        <w:t>     sharpness = laplacian.var()</w:t>
      </w:r>
      <w:r>
        <w:rPr>
          <w:rFonts w:hint="eastAsia"/>
        </w:rPr>
        <w:br w:type="textWrapping"/>
      </w:r>
      <w:r>
        <w:rPr>
          <w:rFonts w:hint="eastAsia"/>
        </w:rPr>
        <w:t>     t = self.thresholds</w:t>
      </w:r>
      <w:r>
        <w:rPr>
          <w:rFonts w:hint="eastAsia"/>
        </w:rPr>
        <w:br w:type="textWrapping"/>
      </w:r>
      <w:r>
        <w:rPr>
          <w:rFonts w:hint="eastAsia"/>
        </w:rPr>
        <w:t>     if mean_brightness &lt; t["low_light_brightness"] or contrast &lt; t["low_light_contrast"]:</w:t>
      </w:r>
      <w:r>
        <w:rPr>
          <w:rFonts w:hint="eastAsia"/>
        </w:rPr>
        <w:br w:type="textWrapping"/>
      </w:r>
      <w:r>
        <w:rPr>
          <w:rFonts w:hint="eastAsia"/>
        </w:rPr>
        <w:t>         return "low_light"</w:t>
      </w:r>
      <w:r>
        <w:rPr>
          <w:rFonts w:hint="eastAsia"/>
        </w:rPr>
        <w:br w:type="textWrapping"/>
      </w:r>
      <w:r>
        <w:rPr>
          <w:rFonts w:hint="eastAsia"/>
        </w:rPr>
        <w:t>     elif sharpness &lt; t["dehaze_sharpness"] or contrast &lt; t["dehaze_contrast"]:</w:t>
      </w:r>
      <w:r>
        <w:rPr>
          <w:rFonts w:hint="eastAsia"/>
        </w:rPr>
        <w:br w:type="textWrapping"/>
      </w:r>
      <w:r>
        <w:rPr>
          <w:rFonts w:hint="eastAsia"/>
        </w:rPr>
        <w:t>         return "dehaze"</w:t>
      </w:r>
      <w:r>
        <w:rPr>
          <w:rFonts w:hint="eastAsia"/>
        </w:rPr>
        <w:br w:type="textWrapping"/>
      </w:r>
      <w:r>
        <w:rPr>
          <w:rFonts w:hint="eastAsia"/>
        </w:rPr>
        <w:t>     elif mean_saturation &lt; t["derain_saturation"]:</w:t>
      </w:r>
      <w:r>
        <w:rPr>
          <w:rFonts w:hint="eastAsia"/>
        </w:rPr>
        <w:br w:type="textWrapping"/>
      </w:r>
      <w:r>
        <w:rPr>
          <w:rFonts w:hint="eastAsia"/>
        </w:rPr>
        <w:t>         return "derain"</w:t>
      </w:r>
      <w:r>
        <w:rPr>
          <w:rFonts w:hint="eastAsia"/>
        </w:rPr>
        <w:br w:type="textWrapping"/>
      </w:r>
      <w:r>
        <w:rPr>
          <w:rFonts w:hint="eastAsia"/>
        </w:rPr>
        <w:t>     else:</w:t>
      </w:r>
      <w:r>
        <w:rPr>
          <w:rFonts w:hint="eastAsia"/>
        </w:rPr>
        <w:br w:type="textWrapping"/>
      </w:r>
      <w:r>
        <w:rPr>
          <w:rFonts w:hint="eastAsia"/>
        </w:rPr>
        <w:t>         return "normal"</w:t>
      </w:r>
    </w:p>
    <w:p w14:paraId="5E88DD81">
      <w:pPr>
        <w:ind w:firstLine="480"/>
        <w:rPr>
          <w:rFonts w:hint="eastAsia"/>
        </w:rPr>
      </w:pPr>
      <w:r>
        <w:rPr>
          <w:rFonts w:hint="eastAsia"/>
        </w:rPr>
        <w:t>该算法从输入的BGR图像中提取四个维度的质量特征：</w:t>
      </w:r>
    </w:p>
    <w:p w14:paraId="567AE698">
      <w:pPr>
        <w:ind w:firstLine="480"/>
        <w:rPr>
          <w:rFonts w:hint="eastAsia"/>
        </w:rPr>
      </w:pPr>
      <w:r>
        <w:rPr>
          <w:rFonts w:hint="eastAsia"/>
        </w:rPr>
        <w:t>（1）亮度特征（mean_brightness）：将彩色图像转换为灰度图像后计算所有像素值的均值。亮度均值反映了图像的整体明暗程度，低光照图像通常具有较低的亮度均值。</w:t>
      </w:r>
    </w:p>
    <w:p w14:paraId="3EB22C8B">
      <w:pPr>
        <w:ind w:firstLine="480"/>
        <w:rPr>
          <w:rFonts w:hint="eastAsia"/>
        </w:rPr>
      </w:pPr>
      <w:r>
        <w:rPr>
          <w:rFonts w:hint="eastAsia"/>
        </w:rPr>
        <w:t>（2）对比度特征（contrast）：灰度图像像素值的标准差。对比度反映图像的灰度动态范围，雾天图像由于大气散射效应导致灰度值趋于平均，对比度显著降低。</w:t>
      </w:r>
    </w:p>
    <w:p w14:paraId="4303796A">
      <w:pPr>
        <w:ind w:firstLine="480"/>
        <w:rPr>
          <w:rFonts w:hint="eastAsia"/>
        </w:rPr>
      </w:pPr>
      <w:r>
        <w:rPr>
          <w:rFonts w:hint="eastAsia"/>
        </w:rPr>
        <w:t>（3）饱和度特征（mean_saturation）：将图像转换到HSV色彩空间后，计算Saturation通道的均值。雨天图像由于雨滴的水幕效应，色彩饱和度降低；雾天图像也有类似的饱和度下降现象。</w:t>
      </w:r>
    </w:p>
    <w:p w14:paraId="2C0AB960">
      <w:pPr>
        <w:ind w:firstLine="480"/>
        <w:rPr>
          <w:rFonts w:hint="eastAsia"/>
        </w:rPr>
      </w:pPr>
      <w:r>
        <w:rPr>
          <w:rFonts w:hint="eastAsia"/>
        </w:rPr>
        <w:t>（4）清晰度特征（sharpness）：对灰度图像应用拉普拉斯算子，计算响应的方差。拉普拉斯算子是二阶微分算子，能够检测图像中的边缘信息。清晰度指标反映了图像的锐利程度，雾天图像由于细节模糊，该指标的数值较低。</w:t>
      </w:r>
    </w:p>
    <w:p w14:paraId="3A0F5F95">
      <w:pPr>
        <w:ind w:firstLine="480"/>
        <w:rPr>
          <w:rFonts w:hint="eastAsia"/>
        </w:rPr>
      </w:pPr>
      <w:r>
        <w:rPr>
          <w:rFonts w:hint="eastAsia"/>
        </w:rPr>
        <w:t>基于上述四个指标，算法采用级联决策规则进行场景分类：首先判断是否为低光照场景（亮度低于80或对比度低于50），然后判断是</w:t>
      </w:r>
      <w:bookmarkStart w:id="134" w:name="_GoBack"/>
      <w:bookmarkEnd w:id="134"/>
      <w:r>
        <w:rPr>
          <w:rFonts w:hint="eastAsia"/>
        </w:rPr>
        <w:t>否为雾天场景（清晰度低于300或对比度低于45），再判断是否为雨天场景（饱和度低于30），最后默认为正常天气。</w:t>
      </w:r>
    </w:p>
    <w:p w14:paraId="77242AB0">
      <w:pPr>
        <w:pStyle w:val="4"/>
        <w:spacing w:before="156" w:after="156"/>
        <w:rPr>
          <w:rFonts w:hint="eastAsia"/>
        </w:rPr>
      </w:pPr>
      <w:bookmarkStart w:id="61" w:name="_Toc2098"/>
      <w:r>
        <w:rPr>
          <w:rFonts w:hint="eastAsia"/>
        </w:rPr>
        <w:t>3.2.2 阈值确定与优化</w:t>
      </w:r>
      <w:bookmarkEnd w:id="61"/>
    </w:p>
    <w:p w14:paraId="393A3180">
      <w:pPr>
        <w:ind w:firstLine="480"/>
        <w:rPr>
          <w:rFonts w:hint="eastAsia"/>
        </w:rPr>
      </w:pPr>
      <w:r>
        <w:rPr>
          <w:rFonts w:hint="eastAsia"/>
        </w:rPr>
        <w:t>场景识别算法的核心是一组预设的决策阈值，这些阈值定义在DEFAULT_THRESHOLDS字典中：</w:t>
      </w:r>
    </w:p>
    <w:p w14:paraId="1E81DBC1">
      <w:pPr>
        <w:ind w:firstLine="480"/>
        <w:rPr>
          <w:rFonts w:hint="eastAsia"/>
        </w:rPr>
      </w:pPr>
      <w:r>
        <w:rPr>
          <w:rFonts w:hint="eastAsia"/>
        </w:rPr>
        <w:t> DEFAULT_THRESHOLDS = {</w:t>
      </w:r>
      <w:r>
        <w:rPr>
          <w:rFonts w:hint="eastAsia"/>
        </w:rPr>
        <w:br w:type="textWrapping"/>
      </w:r>
      <w:r>
        <w:rPr>
          <w:rFonts w:hint="eastAsia"/>
        </w:rPr>
        <w:t>     "low_light_brightness": 80,</w:t>
      </w:r>
      <w:r>
        <w:rPr>
          <w:rFonts w:hint="eastAsia"/>
        </w:rPr>
        <w:br w:type="textWrapping"/>
      </w:r>
      <w:r>
        <w:rPr>
          <w:rFonts w:hint="eastAsia"/>
        </w:rPr>
        <w:t>     "low_light_contrast": 50,</w:t>
      </w:r>
      <w:r>
        <w:rPr>
          <w:rFonts w:hint="eastAsia"/>
        </w:rPr>
        <w:br w:type="textWrapping"/>
      </w:r>
      <w:r>
        <w:rPr>
          <w:rFonts w:hint="eastAsia"/>
        </w:rPr>
        <w:t>     "dehaze_sharpness": 300,</w:t>
      </w:r>
      <w:r>
        <w:rPr>
          <w:rFonts w:hint="eastAsia"/>
        </w:rPr>
        <w:br w:type="textWrapping"/>
      </w:r>
      <w:r>
        <w:rPr>
          <w:rFonts w:hint="eastAsia"/>
        </w:rPr>
        <w:t>     "dehaze_contrast": 45,</w:t>
      </w:r>
      <w:r>
        <w:rPr>
          <w:rFonts w:hint="eastAsia"/>
        </w:rPr>
        <w:br w:type="textWrapping"/>
      </w:r>
      <w:r>
        <w:rPr>
          <w:rFonts w:hint="eastAsia"/>
        </w:rPr>
        <w:t>     "derain_saturation": 30,</w:t>
      </w:r>
      <w:r>
        <w:rPr>
          <w:rFonts w:hint="eastAsia"/>
        </w:rPr>
        <w:br w:type="textWrapping"/>
      </w:r>
      <w:r>
        <w:rPr>
          <w:rFonts w:hint="eastAsia"/>
        </w:rPr>
        <w:t> }</w:t>
      </w:r>
    </w:p>
    <w:p w14:paraId="6DF5EB26">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71115F09">
      <w:pPr>
        <w:ind w:firstLine="480"/>
        <w:rPr>
          <w:rFonts w:hint="eastAsia"/>
        </w:rPr>
      </w:pPr>
      <w:r>
        <w:rPr>
          <w:rFonts w:hint="eastAsia"/>
        </w:rPr>
        <w:t>该算法的创新点体现在以下几个方面：（1）采用基于规则的轻量级决策方案，避免了训练深度学习分类器所需的标注成本和计算开销；（2）四个维度的特征提取计算复杂度极低，场景识别过程耗时可忽略不计；（3）决策规则采用级联结构，优先级从高到低排列，有效处理了多天气条件重叠的边界情况；（4）阈值参数化设计，支持通过构造函数传入自定义阈值，便于针对不同应用场景进行调优。</w:t>
      </w:r>
    </w:p>
    <w:p w14:paraId="4AF7094E">
      <w:pPr>
        <w:pStyle w:val="3"/>
        <w:spacing w:before="156" w:after="156"/>
        <w:rPr>
          <w:rFonts w:hint="eastAsia"/>
        </w:rPr>
      </w:pPr>
      <w:bookmarkStart w:id="62" w:name="_Toc18504"/>
      <w:bookmarkStart w:id="63" w:name="_Toc32629"/>
      <w:r>
        <w:t xml:space="preserve">3.3 </w:t>
      </w:r>
      <w:bookmarkEnd w:id="62"/>
      <w:r>
        <w:rPr>
          <w:rFonts w:hint="eastAsia"/>
        </w:rPr>
        <w:t>基于YOLOv8的车辆检测算法</w:t>
      </w:r>
      <w:bookmarkEnd w:id="63"/>
    </w:p>
    <w:p w14:paraId="00E3CBC2">
      <w:pPr>
        <w:pStyle w:val="4"/>
        <w:spacing w:before="156" w:after="156"/>
        <w:rPr>
          <w:rFonts w:hint="eastAsia"/>
        </w:rPr>
      </w:pPr>
      <w:bookmarkStart w:id="64" w:name="_Toc32180"/>
      <w:r>
        <w:t>3.3.1 YOLOv8模型概述</w:t>
      </w:r>
      <w:bookmarkEnd w:id="64"/>
    </w:p>
    <w:p w14:paraId="1E8CFF95">
      <w:pPr>
        <w:ind w:firstLine="480"/>
        <w:rPr>
          <w:rFonts w:hint="eastAsia"/>
        </w:rPr>
      </w:pPr>
      <w:r>
        <w:t>YOLOv8是Ultralytics公司于2023年发布的目标检测模型，是YOLO系列算法的最新迭代版本。YOLOv8在继承YOLOv5优秀工程实践的基础上，引入了多项架构改进：（1）采用Anchor-Free检测头，消除了预定义锚点框的超参数调优过程；（2）设计了解耦头结构，将分类和回归任务分配到独立的卷积分支，解决了多任务学习的竞争问题；（3）引入了C2f模块替代C3模块，增强了梯度流动和特征复用；（4）支持多种模型规格（n/s/m/l/x），满足不同计算资源条件下的部署需求。</w:t>
      </w:r>
    </w:p>
    <w:p w14:paraId="500E5D7A">
      <w:pPr>
        <w:pStyle w:val="4"/>
        <w:spacing w:before="156" w:after="156"/>
        <w:rPr>
          <w:rFonts w:hint="eastAsia"/>
        </w:rPr>
      </w:pPr>
      <w:bookmarkStart w:id="65" w:name="_Toc27732"/>
      <w:r>
        <w:t>3.3.2 车辆检测器的实现</w:t>
      </w:r>
      <w:bookmarkEnd w:id="65"/>
    </w:p>
    <w:p w14:paraId="638A9DB6">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类中。该类实现了完整的检测管线，包括模型加载、目标检测和结果统计。</w:t>
      </w:r>
    </w:p>
    <w:p w14:paraId="7111AFF9">
      <w:pPr>
        <w:ind w:firstLine="480"/>
        <w:rPr>
          <w:rFonts w:hint="eastAsia"/>
        </w:rPr>
      </w:pPr>
      <w:r>
        <w:t>模型加载采用缓存机制，避免在多帧连续检测场景中重复创建模型实例：</w:t>
      </w:r>
    </w:p>
    <w:p w14:paraId="47A85572">
      <w:pPr>
        <w:ind w:firstLine="480"/>
        <w:rPr>
          <w:rFonts w:hint="eastAsia"/>
        </w:rPr>
      </w:pPr>
      <w:r>
        <w:t> class VehicleDetector:</w:t>
      </w:r>
      <w:r>
        <w:br w:type="textWrapping"/>
      </w:r>
      <w:r>
        <w:t>     _model_cache = {}</w:t>
      </w:r>
      <w:r>
        <w:br w:type="textWrapping"/>
      </w:r>
      <w:r>
        <w:t> ​</w:t>
      </w:r>
      <w:r>
        <w:br w:type="textWrapping"/>
      </w:r>
      <w:r>
        <w:t>     @staticmethod</w:t>
      </w:r>
      <w:r>
        <w:br w:type="textWrapping"/>
      </w:r>
      <w:r>
        <w:t>     def get_model_path(model_name="yolov8x"):</w:t>
      </w:r>
      <w:r>
        <w:br w:type="textWrapping"/>
      </w:r>
      <w:r>
        <w:t>         base = os.path.join(WEIGHTS_DIR, "detection")</w:t>
      </w:r>
      <w:r>
        <w:br w:type="textWrapping"/>
      </w:r>
      <w:r>
        <w:t>         onnx_path = os.path.join(base, f"{model_name}.onnx")</w:t>
      </w:r>
      <w:r>
        <w:br w:type="textWrapping"/>
      </w:r>
      <w:r>
        <w:t>         pt_path = os.path.join(base, f"{model_name}.pt")</w:t>
      </w:r>
      <w:r>
        <w:br w:type="textWrapping"/>
      </w:r>
      <w:r>
        <w:t>         if os.path.exists(onnx_path):</w:t>
      </w:r>
      <w:r>
        <w:br w:type="textWrapping"/>
      </w:r>
      <w:r>
        <w:t>             return onnx_path</w:t>
      </w:r>
      <w:r>
        <w:br w:type="textWrapping"/>
      </w:r>
      <w:r>
        <w:t>         if os.path.exists(pt_path):</w:t>
      </w:r>
      <w:r>
        <w:br w:type="textWrapping"/>
      </w:r>
      <w:r>
        <w:t>             return pt_path</w:t>
      </w:r>
      <w:r>
        <w:br w:type="textWrapping"/>
      </w:r>
      <w:r>
        <w:t>         return f"{model_name}.pt"</w:t>
      </w:r>
      <w:r>
        <w:br w:type="textWrapping"/>
      </w:r>
      <w:r>
        <w:t> ​</w:t>
      </w:r>
      <w:r>
        <w:br w:type="textWrapping"/>
      </w:r>
      <w:r>
        <w:t>     def __init__(self, weights_path=None):</w:t>
      </w:r>
      <w:r>
        <w:br w:type="textWrapping"/>
      </w:r>
      <w:r>
        <w:t>         if weights_path is None:</w:t>
      </w:r>
      <w:r>
        <w:br w:type="textWrapping"/>
      </w:r>
      <w:r>
        <w:t>             weights_path = self.get_model_path("yolov8x")</w:t>
      </w:r>
      <w:r>
        <w:br w:type="textWrapping"/>
      </w:r>
      <w:r>
        <w:t>         if weights_path in VehicleDetector._model_cache:</w:t>
      </w:r>
      <w:r>
        <w:br w:type="textWrapping"/>
      </w:r>
      <w:r>
        <w:t>             self.model = VehicleDetector._model_cache[weights_path]</w:t>
      </w:r>
      <w:r>
        <w:br w:type="textWrapping"/>
      </w:r>
      <w:r>
        <w:t>         else:</w:t>
      </w:r>
      <w:r>
        <w:br w:type="textWrapping"/>
      </w:r>
      <w:r>
        <w:t>             self.model = YOLO(weights_path)</w:t>
      </w:r>
      <w:r>
        <w:br w:type="textWrapping"/>
      </w:r>
      <w:r>
        <w:t>             VehicleDetector._model_cache[weights_path] = self.model</w:t>
      </w:r>
    </w:p>
    <w:p w14:paraId="0892A906">
      <w:pPr>
        <w:ind w:firstLine="480"/>
        <w:rPr>
          <w:rFonts w:hint="eastAsia"/>
        </w:rPr>
      </w:pPr>
      <w:r>
        <w:t>该实现的设计要点包括：（1）自动搜索模型文件路径，优先使用ONNX格式（推理速度更优），其次使用PyTorch格式；（2）通过类变量_model_cache实现多实例间的模型共享，确保同一模型权重在内存中只加载一次；（3）模型规格可配置，默认采用YOLOv8x规格以获得最佳检测精度。</w:t>
      </w:r>
    </w:p>
    <w:p w14:paraId="332A987C">
      <w:pPr>
        <w:ind w:firstLine="480"/>
        <w:rPr>
          <w:rFonts w:hint="eastAsia"/>
        </w:rPr>
      </w:pPr>
      <w:r>
        <w:t>车辆检测的核心逻辑在detect_vehicles方法中实现：</w:t>
      </w:r>
    </w:p>
    <w:p w14:paraId="22F3A886">
      <w:pPr>
        <w:ind w:firstLine="480"/>
        <w:rPr>
          <w:rFonts w:hint="eastAsia"/>
        </w:rPr>
      </w:pPr>
      <w:r>
        <w:t> def detect_vehicles(self, image_path, output_path):</w:t>
      </w:r>
      <w:r>
        <w:br w:type="textWrapping"/>
      </w:r>
      <w:r>
        <w:t>     img = cv2.imread(image_path)</w:t>
      </w:r>
      <w:r>
        <w:br w:type="textWrapping"/>
      </w:r>
      <w:r>
        <w:t>     if img is None:</w:t>
      </w:r>
      <w:r>
        <w:br w:type="textWrapping"/>
      </w:r>
      <w:r>
        <w:t>         raise ValueError(f"无法读取图像: {image_path}")</w:t>
      </w:r>
      <w:r>
        <w:br w:type="textWrapping"/>
      </w:r>
      <w:r>
        <w:t>     results = self.model(img)</w:t>
      </w:r>
      <w:r>
        <w:br w:type="textWrapping"/>
      </w:r>
      <w:r>
        <w:t>     counts = {"car": 0, "truck": 0, "bus": 0, "motorcycle": 0, "bicycle": 0}</w:t>
      </w:r>
      <w:r>
        <w:br w:type="textWrapping"/>
      </w:r>
      <w:r>
        <w:t>     for result in results:</w:t>
      </w:r>
      <w:r>
        <w:br w:type="textWrapping"/>
      </w:r>
      <w:r>
        <w:t>         for box in result.boxes:</w:t>
      </w:r>
      <w:r>
        <w:br w:type="textWrapping"/>
      </w:r>
      <w:r>
        <w:t>             cls = int(box.cls[0])</w:t>
      </w:r>
      <w:r>
        <w:br w:type="textWrapping"/>
      </w:r>
      <w:r>
        <w:t>             if cls == 2:  counts["car"] += 1</w:t>
      </w:r>
      <w:r>
        <w:br w:type="textWrapping"/>
      </w:r>
      <w:r>
        <w:t>             elif cls == 7:  counts["truck"] += 1</w:t>
      </w:r>
      <w:r>
        <w:br w:type="textWrapping"/>
      </w:r>
      <w:r>
        <w:t>             elif cls == 5:  counts["bus"] += 1</w:t>
      </w:r>
      <w:r>
        <w:br w:type="textWrapping"/>
      </w:r>
      <w:r>
        <w:t>             elif cls == 3:  counts["motorcycle"] += 1</w:t>
      </w:r>
      <w:r>
        <w:br w:type="textWrapping"/>
      </w:r>
      <w:r>
        <w:t>             elif cls == 1:  counts["bicycle"] += 1</w:t>
      </w:r>
      <w:r>
        <w:br w:type="textWrapping"/>
      </w:r>
      <w:r>
        <w:t>             x1, y1, x2, y2 = map(int, box.xyxy[0])</w:t>
      </w:r>
      <w:r>
        <w:br w:type="textWrapping"/>
      </w:r>
      <w:r>
        <w:t>             cv2.rectangle(img, (x1, y1), (x2, y2), (0, 255, 0), 2)</w:t>
      </w:r>
      <w:r>
        <w:br w:type="textWrapping"/>
      </w:r>
      <w:r>
        <w:t>             cv2.putText(img, f"{YOLO_CLASSES[cls]} {box.conf[0]:.2f}",</w:t>
      </w:r>
      <w:r>
        <w:br w:type="textWrapping"/>
      </w:r>
      <w:r>
        <w:t>                         (x1, y1 - 10), cv2.FONT_HERSHEY_SIMPLEX, 0.5, (0, 255, 0), 2)</w:t>
      </w:r>
      <w:r>
        <w:br w:type="textWrapping"/>
      </w:r>
      <w:r>
        <w:t>     cv2.imwrite(output_path, img)</w:t>
      </w:r>
      <w:r>
        <w:br w:type="textWrapping"/>
      </w:r>
      <w:r>
        <w:t>     return counts</w:t>
      </w:r>
    </w:p>
    <w:p w14:paraId="7A05824B">
      <w:pPr>
        <w:ind w:firstLine="480"/>
        <w:rPr>
          <w:rFonts w:hint="eastAsia"/>
        </w:rPr>
      </w:pPr>
      <w:r>
        <w:t>该方法以文件路径方式输入输出，设计简洁清晰。处理的车辆类别映射关系为：COCO类别ID 1对应自行车（bicycle）、ID 2对应轿车（car）、ID 3对应摩托车（motorcycle）、ID 5对应公交车（bus）、ID 7对应卡车（truck）。在绘制检测结果时，系统在目标边界框左上角显示了类别名称和置信度分数，便于用户直观评估检测结果的可信度。</w:t>
      </w:r>
    </w:p>
    <w:p w14:paraId="48D17DF1">
      <w:pPr>
        <w:pStyle w:val="4"/>
        <w:spacing w:before="156" w:after="156"/>
        <w:rPr>
          <w:rFonts w:hint="eastAsia"/>
        </w:rPr>
      </w:pPr>
      <w:bookmarkStart w:id="66" w:name="_Toc25613"/>
      <w:r>
        <w:t>3.3.3 模型规格与性能权衡</w:t>
      </w:r>
      <w:bookmarkEnd w:id="66"/>
    </w:p>
    <w:p w14:paraId="6C1A2213">
      <w:pPr>
        <w:ind w:firstLine="480"/>
        <w:rPr>
          <w:rFonts w:hint="eastAsia"/>
        </w:rPr>
      </w:pPr>
      <w:r>
        <w:t>YOLOv8支持n/s/m/l/x五种规格，模型参数量和计算复杂度依次递增。本系统默认采用YOLOv8x规格，该规格在COCO验证集上的mAP50达到0.9851（正常天气），具有最高的检测精度。对于计算资源受限的部署场景，系统支持通过API参数切换模型规格，在检测精度和处理速度之间取得平衡。</w:t>
      </w:r>
    </w:p>
    <w:p w14:paraId="7E3000F7">
      <w:pPr>
        <w:pStyle w:val="3"/>
        <w:spacing w:before="156" w:after="156"/>
        <w:rPr>
          <w:rFonts w:hint="eastAsia"/>
        </w:rPr>
      </w:pPr>
      <w:bookmarkStart w:id="67" w:name="_Toc4443"/>
      <w:bookmarkStart w:id="68" w:name="_Toc29440"/>
      <w:r>
        <w:t xml:space="preserve">3.4 </w:t>
      </w:r>
      <w:bookmarkEnd w:id="67"/>
      <w:r>
        <w:t>ONNX Runtime推理优化</w:t>
      </w:r>
      <w:bookmarkEnd w:id="68"/>
    </w:p>
    <w:p w14:paraId="3AF0791E">
      <w:pPr>
        <w:pStyle w:val="4"/>
        <w:spacing w:before="156" w:after="156"/>
        <w:rPr>
          <w:rFonts w:hint="eastAsia"/>
        </w:rPr>
      </w:pPr>
      <w:bookmarkStart w:id="69" w:name="_Toc24831"/>
      <w:r>
        <w:rPr>
          <w:rFonts w:hint="eastAsia"/>
        </w:rPr>
        <w:t>3.4.1 推理优化方案</w:t>
      </w:r>
      <w:bookmarkEnd w:id="69"/>
    </w:p>
    <w:p w14:paraId="0669B8B7">
      <w:pPr>
        <w:ind w:firstLine="480"/>
        <w:rPr>
          <w:rFonts w:hint="eastAsia"/>
        </w:rPr>
      </w:pPr>
      <w:r>
        <w:rPr>
          <w:rFonts w:hint="eastAsia"/>
        </w:rPr>
        <w:t>ONNX Runtime作为系统统一的模型推理引擎，承担了NAFNet去雾、NAFNet去雨和Zero-DCE低光照增强等多个模型的推理任务。系统从以下三个层面对推理性能进行优化：</w:t>
      </w:r>
    </w:p>
    <w:p w14:paraId="23604964">
      <w:pPr>
        <w:ind w:firstLine="480"/>
        <w:rPr>
          <w:rFonts w:hint="eastAsia"/>
        </w:rPr>
      </w:pPr>
      <w:r>
        <w:rPr>
          <w:rFonts w:hint="eastAsia"/>
        </w:rPr>
        <w:t>（1）图优化层面：ONNX Runtime内置了丰富的图优化Pass，包括常量折叠（Constant Folding）、算子融合（Operator Fusion）、冗余消除（Redundant Elimination）等。通过设置graph_optimization_level = ORT_ENABLE_ALL，启用全部优化级别，最大化推理性能。</w:t>
      </w:r>
    </w:p>
    <w:p w14:paraId="7269A56E">
      <w:pPr>
        <w:ind w:firstLine="480"/>
        <w:rPr>
          <w:rFonts w:hint="eastAsia"/>
        </w:rPr>
      </w:pPr>
      <w:r>
        <w:rPr>
          <w:rFonts w:hint="eastAsia"/>
        </w:rPr>
        <w:t>（2）并行计算层面：通过设置intra_op_num_threads = 4，在每个算子内部启用多线程并行计算。对于卷积、矩阵乘法等计算密集型算子，多线程可以充分利用CPU多核架构的计算能力。</w:t>
      </w:r>
    </w:p>
    <w:p w14:paraId="7236A202">
      <w:pPr>
        <w:ind w:firstLine="480"/>
        <w:rPr>
          <w:rFonts w:hint="eastAsia"/>
        </w:rPr>
      </w:pPr>
      <w:r>
        <w:rPr>
          <w:rFonts w:hint="eastAsia"/>
        </w:rPr>
        <w:t>（3）缓存复用层面：系统为每类增强器实现了会话缓存机制，通过类级别的_session_cache字典缓存已创建的InferenceSession实例。当处理批量请求时，所有请求共享同一个推理会话，避免了重复的模型加载和初始化开销。</w:t>
      </w:r>
    </w:p>
    <w:p w14:paraId="1EF512E4">
      <w:pPr>
        <w:pStyle w:val="4"/>
        <w:spacing w:before="156" w:after="156"/>
        <w:rPr>
          <w:rFonts w:hint="eastAsia"/>
        </w:rPr>
      </w:pPr>
      <w:bookmarkStart w:id="70" w:name="_Toc3820"/>
      <w:r>
        <w:rPr>
          <w:rFonts w:hint="eastAsia"/>
        </w:rPr>
        <w:t>3.4.2 多模型管理方案</w:t>
      </w:r>
      <w:bookmarkEnd w:id="70"/>
    </w:p>
    <w:p w14:paraId="61DAC75E">
      <w:pPr>
        <w:ind w:firstLine="480"/>
        <w:rPr>
          <w:rFonts w:hint="eastAsia"/>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w:t>
      </w:r>
    </w:p>
    <w:p w14:paraId="5483D4E7">
      <w:pPr>
        <w:ind w:firstLine="480"/>
        <w:rPr>
          <w:rFonts w:hint="eastAsia"/>
        </w:rPr>
      </w:pPr>
      <w:r>
        <w:rPr>
          <w:rFonts w:hint="eastAsia"/>
        </w:rPr>
        <w:t> class ImageEnhancer:</w:t>
      </w:r>
      <w:r>
        <w:rPr>
          <w:rFonts w:hint="eastAsia"/>
        </w:rPr>
        <w:br w:type="textWrapping"/>
      </w:r>
      <w:r>
        <w:rPr>
          <w:rFonts w:hint="eastAsia"/>
        </w:rPr>
        <w:t>     _instance = None</w:t>
      </w:r>
      <w:r>
        <w:rPr>
          <w:rFonts w:hint="eastAsia"/>
        </w:rPr>
        <w:br w:type="textWrapping"/>
      </w:r>
      <w:r>
        <w:rPr>
          <w:rFonts w:hint="eastAsia"/>
        </w:rPr>
        <w:t>     _initialized = False</w:t>
      </w:r>
      <w:r>
        <w:rPr>
          <w:rFonts w:hint="eastAsia"/>
        </w:rPr>
        <w:br w:type="textWrapping"/>
      </w:r>
      <w:r>
        <w:rPr>
          <w:rFonts w:hint="eastAsia"/>
        </w:rPr>
        <w:t> ​</w:t>
      </w:r>
      <w:r>
        <w:rPr>
          <w:rFonts w:hint="eastAsia"/>
        </w:rPr>
        <w:br w:type="textWrapping"/>
      </w:r>
      <w:r>
        <w:rPr>
          <w:rFonts w:hint="eastAsia"/>
        </w:rPr>
        <w:t>     def __new__(cls):</w:t>
      </w:r>
      <w:r>
        <w:rPr>
          <w:rFonts w:hint="eastAsia"/>
        </w:rPr>
        <w:br w:type="textWrapping"/>
      </w:r>
      <w:r>
        <w:rPr>
          <w:rFonts w:hint="eastAsia"/>
        </w:rPr>
        <w:t>         if cls._instance is None:</w:t>
      </w:r>
      <w:r>
        <w:rPr>
          <w:rFonts w:hint="eastAsia"/>
        </w:rPr>
        <w:br w:type="textWrapping"/>
      </w:r>
      <w:r>
        <w:rPr>
          <w:rFonts w:hint="eastAsia"/>
        </w:rPr>
        <w:t>             cls._instance = super().__new__(cls)</w:t>
      </w:r>
      <w:r>
        <w:rPr>
          <w:rFonts w:hint="eastAsia"/>
        </w:rPr>
        <w:br w:type="textWrapping"/>
      </w:r>
      <w:r>
        <w:rPr>
          <w:rFonts w:hint="eastAsia"/>
        </w:rPr>
        <w:t>         return cls._instance</w:t>
      </w:r>
      <w:r>
        <w:rPr>
          <w:rFonts w:hint="eastAsia"/>
        </w:rPr>
        <w:br w:type="textWrapping"/>
      </w:r>
      <w:r>
        <w:rPr>
          <w:rFonts w:hint="eastAsia"/>
        </w:rPr>
        <w:t> ​</w:t>
      </w:r>
      <w:r>
        <w:rPr>
          <w:rFonts w:hint="eastAsia"/>
        </w:rPr>
        <w:br w:type="textWrapping"/>
      </w:r>
      <w:r>
        <w:rPr>
          <w:rFonts w:hint="eastAsia"/>
        </w:rPr>
        <w:t>     def __init__(self):</w:t>
      </w:r>
      <w:r>
        <w:rPr>
          <w:rFonts w:hint="eastAsia"/>
        </w:rPr>
        <w:br w:type="textWrapping"/>
      </w:r>
      <w:r>
        <w:rPr>
          <w:rFonts w:hint="eastAsia"/>
        </w:rPr>
        <w:t>         if ImageEnhancer._initialized:</w:t>
      </w:r>
      <w:r>
        <w:rPr>
          <w:rFonts w:hint="eastAsia"/>
        </w:rPr>
        <w:br w:type="textWrapping"/>
      </w:r>
      <w:r>
        <w:rPr>
          <w:rFonts w:hint="eastAsia"/>
        </w:rPr>
        <w:t>             return</w:t>
      </w:r>
      <w:r>
        <w:rPr>
          <w:rFonts w:hint="eastAsia"/>
        </w:rPr>
        <w:br w:type="textWrapping"/>
      </w:r>
      <w:r>
        <w:rPr>
          <w:rFonts w:hint="eastAsia"/>
        </w:rPr>
        <w:t>         ImageEnhancer._initialized = True</w:t>
      </w:r>
      <w:r>
        <w:rPr>
          <w:rFonts w:hint="eastAsia"/>
        </w:rPr>
        <w:br w:type="textWrapping"/>
      </w:r>
      <w:r>
        <w:rPr>
          <w:rFonts w:hint="eastAsia"/>
        </w:rPr>
        <w:t>         self._onnx_nafnet_dehaze = None</w:t>
      </w:r>
      <w:r>
        <w:rPr>
          <w:rFonts w:hint="eastAsia"/>
        </w:rPr>
        <w:br w:type="textWrapping"/>
      </w:r>
      <w:r>
        <w:rPr>
          <w:rFonts w:hint="eastAsia"/>
        </w:rPr>
        <w:t>         self._onnx_nafnet_derain = None</w:t>
      </w:r>
      <w:r>
        <w:rPr>
          <w:rFonts w:hint="eastAsia"/>
        </w:rPr>
        <w:br w:type="textWrapping"/>
      </w:r>
      <w:r>
        <w:rPr>
          <w:rFonts w:hint="eastAsia"/>
        </w:rPr>
        <w:t>         self._mbllen = None</w:t>
      </w:r>
      <w:r>
        <w:rPr>
          <w:rFonts w:hint="eastAsia"/>
        </w:rPr>
        <w:br w:type="textWrapping"/>
      </w:r>
      <w:r>
        <w:rPr>
          <w:rFonts w:hint="eastAsia"/>
        </w:rPr>
        <w:t> ​</w:t>
      </w:r>
      <w:r>
        <w:rPr>
          <w:rFonts w:hint="eastAsia"/>
        </w:rPr>
        <w:br w:type="textWrapping"/>
      </w:r>
      <w:r>
        <w:rPr>
          <w:rFonts w:hint="eastAsia"/>
        </w:rPr>
        <w:t>     @property</w:t>
      </w:r>
      <w:r>
        <w:rPr>
          <w:rFonts w:hint="eastAsia"/>
        </w:rPr>
        <w:br w:type="textWrapping"/>
      </w:r>
      <w:r>
        <w:rPr>
          <w:rFonts w:hint="eastAsia"/>
        </w:rPr>
        <w:t>     def onnx_nafnet_dehaze(self):</w:t>
      </w:r>
      <w:r>
        <w:rPr>
          <w:rFonts w:hint="eastAsia"/>
        </w:rPr>
        <w:br w:type="textWrapping"/>
      </w:r>
      <w:r>
        <w:rPr>
          <w:rFonts w:hint="eastAsia"/>
        </w:rPr>
        <w:t>         if self._onnx_nafnet_dehaze is None:</w:t>
      </w:r>
      <w:r>
        <w:rPr>
          <w:rFonts w:hint="eastAsia"/>
        </w:rPr>
        <w:br w:type="textWrapping"/>
      </w:r>
      <w:r>
        <w:rPr>
          <w:rFonts w:hint="eastAsia"/>
        </w:rPr>
        <w:t>             dehaze_path = os.path.join(WEIGHTS_DIR, "enhancement", "nafnet_dehaze.onnx")</w:t>
      </w:r>
      <w:r>
        <w:rPr>
          <w:rFonts w:hint="eastAsia"/>
        </w:rPr>
        <w:br w:type="textWrapping"/>
      </w:r>
      <w:r>
        <w:rPr>
          <w:rFonts w:hint="eastAsia"/>
        </w:rPr>
        <w:t>             if os.path.exists(dehaze_path):</w:t>
      </w:r>
      <w:r>
        <w:rPr>
          <w:rFonts w:hint="eastAsia"/>
        </w:rPr>
        <w:br w:type="textWrapping"/>
      </w:r>
      <w:r>
        <w:rPr>
          <w:rFonts w:hint="eastAsia"/>
        </w:rPr>
        <w:t>                 self._onnx_nafnet_dehaze = NAFNetONNXEnhancer(dehaze_path)</w:t>
      </w:r>
      <w:r>
        <w:rPr>
          <w:rFonts w:hint="eastAsia"/>
        </w:rPr>
        <w:br w:type="textWrapping"/>
      </w:r>
      <w:r>
        <w:rPr>
          <w:rFonts w:hint="eastAsia"/>
        </w:rPr>
        <w:t>         return self._onnx_nafnet_dehaze</w:t>
      </w:r>
    </w:p>
    <w:p w14:paraId="56D7FB59">
      <w:pPr>
        <w:ind w:firstLine="480"/>
        <w:rPr>
          <w:rFonts w:hint="eastAsia"/>
        </w:rPr>
      </w:pPr>
      <w:r>
        <w:rPr>
          <w:rFonts w:hint="eastAsia"/>
        </w:rPr>
        <w:t>该方案的设计亮点是：单例模式保证了全局只有一个ImageEnhancer实例；惰性加载确保了不会在系统启动时加载所有模型，节省了内存资源；模型文件存在性检查使得在模型缺失时能够优雅降级到传统方法。</w:t>
      </w:r>
    </w:p>
    <w:p w14:paraId="5D04953D">
      <w:pPr>
        <w:pStyle w:val="4"/>
        <w:spacing w:before="156" w:after="156"/>
        <w:rPr>
          <w:rFonts w:hint="eastAsia"/>
        </w:rPr>
      </w:pPr>
      <w:bookmarkStart w:id="71" w:name="_Toc1049"/>
      <w:r>
        <w:rPr>
          <w:rFonts w:hint="eastAsia"/>
        </w:rPr>
        <w:t>3.4.3 Zero-DCE低光照增强的ONNX实现</w:t>
      </w:r>
      <w:bookmarkEnd w:id="71"/>
    </w:p>
    <w:p w14:paraId="70A52787">
      <w:pPr>
        <w:ind w:firstLine="480"/>
        <w:rPr>
          <w:rFonts w:hint="eastAsia"/>
        </w:rPr>
      </w:pPr>
      <w:r>
        <w:rPr>
          <w:rFonts w:hint="eastAsia"/>
        </w:rPr>
        <w:t>Zero-DCE（Zero-Reference Deep Curve Estimation）是一种无需配对训练数据的低光照增强方法。系统通过</w:t>
      </w:r>
      <w:r>
        <w:rPr>
          <w:rFonts w:hint="eastAsia"/>
        </w:rPr>
        <w:fldChar w:fldCharType="begin"/>
      </w:r>
      <w:r>
        <w:rPr>
          <w:rFonts w:hint="eastAsia"/>
        </w:rPr>
        <w:instrText xml:space="preserve"> HYPERLINK "E:/Workspace/bishe-1/backend/services/image_enhancer.py" \l "L500-L534" </w:instrText>
      </w:r>
      <w:r>
        <w:rPr>
          <w:rFonts w:hint="eastAsia"/>
        </w:rPr>
        <w:fldChar w:fldCharType="separate"/>
      </w:r>
      <w:r>
        <w:rPr>
          <w:rFonts w:hint="eastAsia"/>
        </w:rPr>
        <w:t>ZeroDCEEnhancer</w:t>
      </w:r>
      <w:r>
        <w:rPr>
          <w:rFonts w:hint="eastAsia"/>
        </w:rPr>
        <w:fldChar w:fldCharType="end"/>
      </w:r>
      <w:r>
        <w:rPr>
          <w:rFonts w:hint="eastAsia"/>
        </w:rPr>
        <w:t>类将其集成，并采用ONNX Runtime进行推理加速：</w:t>
      </w:r>
    </w:p>
    <w:p w14:paraId="38C4A9BD">
      <w:pPr>
        <w:ind w:firstLine="480"/>
        <w:rPr>
          <w:rFonts w:hint="eastAsia"/>
        </w:rPr>
      </w:pPr>
      <w:r>
        <w:rPr>
          <w:rFonts w:hint="eastAsia"/>
        </w:rPr>
        <w:t> class ZeroDCEEnhancer:</w:t>
      </w:r>
      <w:r>
        <w:rPr>
          <w:rFonts w:hint="eastAsia"/>
        </w:rPr>
        <w:br w:type="textWrapping"/>
      </w:r>
      <w:r>
        <w:rPr>
          <w:rFonts w:hint="eastAsia"/>
        </w:rPr>
        <w:t>     def __init__(self, model_path):</w:t>
      </w:r>
      <w:r>
        <w:rPr>
          <w:rFonts w:hint="eastAsia"/>
        </w:rPr>
        <w:br w:type="textWrapping"/>
      </w:r>
      <w:r>
        <w:rPr>
          <w:rFonts w:hint="eastAsia"/>
        </w:rPr>
        <w:t>         import onnxruntime as ort</w:t>
      </w:r>
      <w:r>
        <w:rPr>
          <w:rFonts w:hint="eastAsia"/>
        </w:rPr>
        <w:br w:type="textWrapping"/>
      </w:r>
      <w:r>
        <w:rPr>
          <w:rFonts w:hint="eastAsia"/>
        </w:rPr>
        <w:t>         self.session = ort.InferenceSession(</w:t>
      </w:r>
      <w:r>
        <w:rPr>
          <w:rFonts w:hint="eastAsia"/>
        </w:rPr>
        <w:br w:type="textWrapping"/>
      </w:r>
      <w:r>
        <w:rPr>
          <w:rFonts w:hint="eastAsia"/>
        </w:rPr>
        <w:t>             model_path, providers=["CPUExecutionProvider"])</w:t>
      </w:r>
      <w:r>
        <w:rPr>
          <w:rFonts w:hint="eastAsia"/>
        </w:rPr>
        <w:br w:type="textWrapping"/>
      </w:r>
      <w:r>
        <w:rPr>
          <w:rFonts w:hint="eastAsia"/>
        </w:rPr>
        <w:t>         self.input_name = self.session.get_inputs()[0].name</w:t>
      </w:r>
      <w:r>
        <w:rPr>
          <w:rFonts w:hint="eastAsia"/>
        </w:rPr>
        <w:br w:type="textWrapping"/>
      </w:r>
      <w:r>
        <w:rPr>
          <w:rFonts w:hint="eastAsia"/>
        </w:rPr>
        <w:t> ​</w:t>
      </w:r>
      <w:r>
        <w:rPr>
          <w:rFonts w:hint="eastAsia"/>
        </w:rPr>
        <w:br w:type="textWrapping"/>
      </w:r>
      <w:r>
        <w:rPr>
          <w:rFonts w:hint="eastAsia"/>
        </w:rPr>
        <w:t>     def enhance_frame(self, img):</w:t>
      </w:r>
      <w:r>
        <w:rPr>
          <w:rFonts w:hint="eastAsia"/>
        </w:rPr>
        <w:br w:type="textWrapping"/>
      </w:r>
      <w:r>
        <w:rPr>
          <w:rFonts w:hint="eastAsia"/>
        </w:rPr>
        <w:t>         orig_h, orig_w = img.shape[:2]</w:t>
      </w:r>
      <w:r>
        <w:rPr>
          <w:rFonts w:hint="eastAsia"/>
        </w:rPr>
        <w:br w:type="textWrapping"/>
      </w:r>
      <w:r>
        <w:rPr>
          <w:rFonts w:hint="eastAsia"/>
        </w:rPr>
        <w:t>         img_rgb = cv2.cvtColor(img, cv2.COLOR_BGR2RGB).astype("float32") / 255.0</w:t>
      </w:r>
      <w:r>
        <w:rPr>
          <w:rFonts w:hint="eastAsia"/>
        </w:rPr>
        <w:br w:type="textWrapping"/>
      </w:r>
      <w:r>
        <w:rPr>
          <w:rFonts w:hint="eastAsia"/>
        </w:rPr>
        <w:t>         img_chw = img_rgb.transpose(2, 0, 1)</w:t>
      </w:r>
      <w:r>
        <w:rPr>
          <w:rFonts w:hint="eastAsia"/>
        </w:rPr>
        <w:br w:type="textWrapping"/>
      </w:r>
      <w:r>
        <w:rPr>
          <w:rFonts w:hint="eastAsia"/>
        </w:rPr>
        <w:t>         img_input = np.expand_dims(img_chw, axis=0)</w:t>
      </w:r>
      <w:r>
        <w:rPr>
          <w:rFonts w:hint="eastAsia"/>
        </w:rPr>
        <w:br w:type="textWrapping"/>
      </w:r>
      <w:r>
        <w:rPr>
          <w:rFonts w:hint="eastAsia"/>
        </w:rPr>
        <w:t>         output = self.session.run(None, {self.input_name: img_input})[0]</w:t>
      </w:r>
      <w:r>
        <w:rPr>
          <w:rFonts w:hint="eastAsia"/>
        </w:rPr>
        <w:br w:type="textWrapping"/>
      </w:r>
      <w:r>
        <w:rPr>
          <w:rFonts w:hint="eastAsia"/>
        </w:rPr>
        <w:t>         enhanced = output[0].transpose(1, 2, 0)</w:t>
      </w:r>
      <w:r>
        <w:rPr>
          <w:rFonts w:hint="eastAsia"/>
        </w:rPr>
        <w:br w:type="textWrapping"/>
      </w:r>
      <w:r>
        <w:rPr>
          <w:rFonts w:hint="eastAsia"/>
        </w:rPr>
        <w:t>         enhanced = np.clip(enhanced, 0, 1)</w:t>
      </w:r>
      <w:r>
        <w:rPr>
          <w:rFonts w:hint="eastAsia"/>
        </w:rPr>
        <w:br w:type="textWrapping"/>
      </w:r>
      <w:r>
        <w:rPr>
          <w:rFonts w:hint="eastAsia"/>
        </w:rPr>
        <w:t>         enhanced = (enhanced * 255).astype("uint8")</w:t>
      </w:r>
      <w:r>
        <w:rPr>
          <w:rFonts w:hint="eastAsia"/>
        </w:rPr>
        <w:br w:type="textWrapping"/>
      </w:r>
      <w:r>
        <w:rPr>
          <w:rFonts w:hint="eastAsia"/>
        </w:rPr>
        <w:t>         enhanced = cv2.cvtColor(enhanced, cv2.COLOR_RGB2BGR)</w:t>
      </w:r>
      <w:r>
        <w:rPr>
          <w:rFonts w:hint="eastAsia"/>
        </w:rPr>
        <w:br w:type="textWrapping"/>
      </w:r>
      <w:r>
        <w:rPr>
          <w:rFonts w:hint="eastAsia"/>
        </w:rPr>
        <w:t>         if enhanced.shape[:2] != (orig_h, orig_w):</w:t>
      </w:r>
      <w:r>
        <w:rPr>
          <w:rFonts w:hint="eastAsia"/>
        </w:rPr>
        <w:br w:type="textWrapping"/>
      </w:r>
      <w:r>
        <w:rPr>
          <w:rFonts w:hint="eastAsia"/>
        </w:rPr>
        <w:t>             enhanced = cv2.resize(enhanced, (orig_w, orig_h))</w:t>
      </w:r>
      <w:r>
        <w:rPr>
          <w:rFonts w:hint="eastAsia"/>
        </w:rPr>
        <w:br w:type="textWrapping"/>
      </w:r>
      <w:r>
        <w:rPr>
          <w:rFonts w:hint="eastAsia"/>
        </w:rPr>
        <w:t>         return enhanced</w:t>
      </w:r>
    </w:p>
    <w:p w14:paraId="05F92AC5">
      <w:pPr>
        <w:ind w:firstLine="480"/>
        <w:rPr>
          <w:rFonts w:hint="eastAsia"/>
        </w:rPr>
      </w:pP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p>
    <w:p w14:paraId="70602504">
      <w:pPr>
        <w:pStyle w:val="3"/>
        <w:spacing w:before="156" w:after="156"/>
        <w:rPr>
          <w:rFonts w:hint="eastAsia"/>
        </w:rPr>
      </w:pPr>
      <w:bookmarkStart w:id="72" w:name="_Toc13226"/>
      <w:r>
        <w:rPr>
          <w:rFonts w:hint="eastAsia"/>
        </w:rPr>
        <w:t>3.5 性能评测系统</w:t>
      </w:r>
      <w:bookmarkEnd w:id="72"/>
    </w:p>
    <w:p w14:paraId="5E4A2EC2">
      <w:pPr>
        <w:pStyle w:val="4"/>
        <w:spacing w:before="156" w:after="156"/>
        <w:rPr>
          <w:rFonts w:hint="eastAsia"/>
        </w:rPr>
      </w:pPr>
      <w:bookmarkStart w:id="73" w:name="_Toc5083"/>
      <w:r>
        <w:rPr>
          <w:rFonts w:hint="eastAsia"/>
        </w:rPr>
        <w:t>3.5.1 评估指标体系</w:t>
      </w:r>
      <w:bookmarkEnd w:id="73"/>
    </w:p>
    <w:p w14:paraId="26A9C902">
      <w:pPr>
        <w:ind w:firstLine="480"/>
        <w:rPr>
          <w:rFonts w:hint="eastAsia"/>
        </w:rPr>
      </w:pPr>
      <w:r>
        <w:rPr>
          <w:rFonts w:hint="eastAsia"/>
        </w:rPr>
        <w:t>为系统评估系统在各类天气条件下的性能表现，系统内置了一套完整的性能评测子系统（benchmark），从三个维度进行评估：</w:t>
      </w:r>
    </w:p>
    <w:p w14:paraId="58CC3823">
      <w:pPr>
        <w:ind w:firstLine="480"/>
        <w:rPr>
          <w:rFonts w:hint="eastAsia"/>
        </w:rPr>
      </w:pPr>
      <w:r>
        <w:rPr>
          <w:rFonts w:hint="eastAsia"/>
        </w:rPr>
        <w:t>（1）检测性能指标：包括mAP50（IoU阈值为0.5时的平均精度）、mAP50-95（IoU阈值从0.5到0.95的精度平均值）、Precision（准确率）、Recall（召回率）以及各类别车辆的mAP。这些指标从不同角度衡量车辆检测的准确性。</w:t>
      </w:r>
    </w:p>
    <w:p w14:paraId="3428ABD1">
      <w:pPr>
        <w:ind w:firstLine="480"/>
        <w:rPr>
          <w:rFonts w:hint="eastAsia"/>
        </w:rPr>
      </w:pPr>
      <w:r>
        <w:rPr>
          <w:rFonts w:hint="eastAsia"/>
        </w:rPr>
        <w:t>（2）图像质量指标：包括PSNR（峰值信噪比）和SSIM（结构相似性）。PSNR基于像素级的均方误差衡量增强前后图像的差异，SSIM则从亮度、对比度和结构三个维度衡量图像质量的一致性。</w:t>
      </w:r>
    </w:p>
    <w:p w14:paraId="13F3EC0E">
      <w:pPr>
        <w:ind w:firstLine="480"/>
        <w:rPr>
          <w:rFonts w:hint="eastAsia"/>
        </w:rPr>
      </w:pPr>
      <w:r>
        <w:rPr>
          <w:rFonts w:hint="eastAsia"/>
        </w:rPr>
        <w:t>（3）性能效率指标：包括增强处理耗时和检测处理耗时，单位为毫秒，用于衡量系统的处理速度。</w:t>
      </w:r>
    </w:p>
    <w:p w14:paraId="26612890">
      <w:pPr>
        <w:pStyle w:val="4"/>
        <w:spacing w:before="156" w:after="156"/>
        <w:rPr>
          <w:rFonts w:hint="eastAsia"/>
        </w:rPr>
      </w:pPr>
      <w:bookmarkStart w:id="74" w:name="_Toc4618"/>
      <w:r>
        <w:rPr>
          <w:rFonts w:hint="eastAsia"/>
        </w:rPr>
        <w:t>3.5.2 评测指标实现</w:t>
      </w:r>
      <w:bookmarkEnd w:id="74"/>
    </w:p>
    <w:p w14:paraId="3FF5B1EA">
      <w:pPr>
        <w:ind w:firstLine="480"/>
        <w:rPr>
          <w:rFonts w:hint="eastAsia"/>
        </w:rPr>
      </w:pPr>
      <w:r>
        <w:rPr>
          <w:rFonts w:hint="eastAsia"/>
        </w:rPr>
        <w:t>mAP的计算是评估检测性能的核心，系统在</w:t>
      </w:r>
      <w:r>
        <w:rPr>
          <w:rFonts w:hint="eastAsia"/>
        </w:rPr>
        <w:fldChar w:fldCharType="begin"/>
      </w:r>
      <w:r>
        <w:rPr>
          <w:rFonts w:hint="eastAsia"/>
        </w:rPr>
        <w:instrText xml:space="preserve"> HYPERLINK "E:/Workspace/bishe-1/backend/services/benchmark/metrics.py" </w:instrText>
      </w:r>
      <w:r>
        <w:rPr>
          <w:rFonts w:hint="eastAsia"/>
        </w:rPr>
        <w:fldChar w:fldCharType="separate"/>
      </w:r>
      <w:r>
        <w:rPr>
          <w:rFonts w:hint="eastAsia"/>
        </w:rPr>
        <w:t>metrics.py</w:t>
      </w:r>
      <w:r>
        <w:rPr>
          <w:rFonts w:hint="eastAsia"/>
        </w:rPr>
        <w:fldChar w:fldCharType="end"/>
      </w:r>
      <w:r>
        <w:rPr>
          <w:rFonts w:hint="eastAsia"/>
        </w:rPr>
        <w:t>中实现了完整的mAP计算流程。关键的mAP计算函数如下：</w:t>
      </w:r>
    </w:p>
    <w:p w14:paraId="0CE23037">
      <w:pPr>
        <w:ind w:firstLine="480"/>
        <w:rPr>
          <w:rFonts w:hint="eastAsia"/>
        </w:rPr>
      </w:pPr>
      <w:r>
        <w:rPr>
          <w:rFonts w:hint="eastAsia"/>
        </w:rPr>
        <w:t> def calculate_map(gt_boxes, pred_boxes, iou_threshold=0.5):</w:t>
      </w:r>
      <w:r>
        <w:rPr>
          <w:rFonts w:hint="eastAsia"/>
        </w:rPr>
        <w:br w:type="textWrapping"/>
      </w:r>
      <w:r>
        <w:rPr>
          <w:rFonts w:hint="eastAsia"/>
        </w:rPr>
        <w:t>     if not gt_boxes:</w:t>
      </w:r>
      <w:r>
        <w:rPr>
          <w:rFonts w:hint="eastAsia"/>
        </w:rPr>
        <w:br w:type="textWrapping"/>
      </w:r>
      <w:r>
        <w:rPr>
          <w:rFonts w:hint="eastAsia"/>
        </w:rPr>
        <w:t>         if not pred_boxes:</w:t>
      </w:r>
      <w:r>
        <w:rPr>
          <w:rFonts w:hint="eastAsia"/>
        </w:rPr>
        <w:br w:type="textWrapping"/>
      </w:r>
      <w:r>
        <w:rPr>
          <w:rFonts w:hint="eastAsia"/>
        </w:rPr>
        <w:t>             return 1.0</w:t>
      </w:r>
      <w:r>
        <w:rPr>
          <w:rFonts w:hint="eastAsia"/>
        </w:rPr>
        <w:br w:type="textWrapping"/>
      </w:r>
      <w:r>
        <w:rPr>
          <w:rFonts w:hint="eastAsia"/>
        </w:rPr>
        <w:t>         return 0.0</w:t>
      </w:r>
      <w:r>
        <w:rPr>
          <w:rFonts w:hint="eastAsia"/>
        </w:rPr>
        <w:br w:type="textWrapping"/>
      </w:r>
      <w:r>
        <w:rPr>
          <w:rFonts w:hint="eastAsia"/>
        </w:rPr>
        <w:t>     if not pred_boxes:</w:t>
      </w:r>
      <w:r>
        <w:rPr>
          <w:rFonts w:hint="eastAsia"/>
        </w:rPr>
        <w:br w:type="textWrapping"/>
      </w:r>
      <w:r>
        <w:rPr>
          <w:rFonts w:hint="eastAsia"/>
        </w:rPr>
        <w:t>         return 0.0</w:t>
      </w:r>
      <w:r>
        <w:rPr>
          <w:rFonts w:hint="eastAsia"/>
        </w:rPr>
        <w:br w:type="textWrapping"/>
      </w:r>
      <w:r>
        <w:rPr>
          <w:rFonts w:hint="eastAsia"/>
        </w:rPr>
        <w:t>     pred_boxes_sorted = sorted(pred_boxes, key=lambda x: x[4], reverse=True)</w:t>
      </w:r>
      <w:r>
        <w:rPr>
          <w:rFonts w:hint="eastAsia"/>
        </w:rPr>
        <w:br w:type="textWrapping"/>
      </w:r>
      <w:r>
        <w:rPr>
          <w:rFonts w:hint="eastAsia"/>
        </w:rPr>
        <w:t>     tp = [0] * len(pred_boxes_sorted)</w:t>
      </w:r>
      <w:r>
        <w:rPr>
          <w:rFonts w:hint="eastAsia"/>
        </w:rPr>
        <w:br w:type="textWrapping"/>
      </w:r>
      <w:r>
        <w:rPr>
          <w:rFonts w:hint="eastAsia"/>
        </w:rPr>
        <w:t>     fp = [0] * len(pred_boxes_sorted)</w:t>
      </w:r>
      <w:r>
        <w:rPr>
          <w:rFonts w:hint="eastAsia"/>
        </w:rPr>
        <w:br w:type="textWrapping"/>
      </w:r>
      <w:r>
        <w:rPr>
          <w:rFonts w:hint="eastAsia"/>
        </w:rPr>
        <w:t>     used = [False] * len(gt_boxes)</w:t>
      </w:r>
      <w:r>
        <w:rPr>
          <w:rFonts w:hint="eastAsia"/>
        </w:rPr>
        <w:br w:type="textWrapping"/>
      </w:r>
      <w:r>
        <w:rPr>
          <w:rFonts w:hint="eastAsia"/>
        </w:rPr>
        <w:t>     for i, pred in enumerate(pred_boxes_sorted):</w:t>
      </w:r>
      <w:r>
        <w:rPr>
          <w:rFonts w:hint="eastAsia"/>
        </w:rPr>
        <w:br w:type="textWrapping"/>
      </w:r>
      <w:r>
        <w:rPr>
          <w:rFonts w:hint="eastAsia"/>
        </w:rPr>
        <w:t>         best_iou = 0</w:t>
      </w:r>
      <w:r>
        <w:rPr>
          <w:rFonts w:hint="eastAsia"/>
        </w:rPr>
        <w:br w:type="textWrapping"/>
      </w:r>
      <w:r>
        <w:rPr>
          <w:rFonts w:hint="eastAsia"/>
        </w:rPr>
        <w:t>         best_idx = -1</w:t>
      </w:r>
      <w:r>
        <w:rPr>
          <w:rFonts w:hint="eastAsia"/>
        </w:rPr>
        <w:br w:type="textWrapping"/>
      </w:r>
      <w:r>
        <w:rPr>
          <w:rFonts w:hint="eastAsia"/>
        </w:rPr>
        <w:t>         for j, gt in enumerate(gt_boxes):</w:t>
      </w:r>
      <w:r>
        <w:rPr>
          <w:rFonts w:hint="eastAsia"/>
        </w:rPr>
        <w:br w:type="textWrapping"/>
      </w:r>
      <w:r>
        <w:rPr>
          <w:rFonts w:hint="eastAsia"/>
        </w:rPr>
        <w:t>             if used[j] or pred[5] != gt[5]:</w:t>
      </w:r>
      <w:r>
        <w:rPr>
          <w:rFonts w:hint="eastAsia"/>
        </w:rPr>
        <w:br w:type="textWrapping"/>
      </w:r>
      <w:r>
        <w:rPr>
          <w:rFonts w:hint="eastAsia"/>
        </w:rPr>
        <w:t>                 continue</w:t>
      </w:r>
      <w:r>
        <w:rPr>
          <w:rFonts w:hint="eastAsia"/>
        </w:rPr>
        <w:br w:type="textWrapping"/>
      </w:r>
      <w:r>
        <w:rPr>
          <w:rFonts w:hint="eastAsia"/>
        </w:rPr>
        <w:t>             iou = calculate_iou(pred[:4], gt[:4])</w:t>
      </w:r>
      <w:r>
        <w:rPr>
          <w:rFonts w:hint="eastAsia"/>
        </w:rPr>
        <w:br w:type="textWrapping"/>
      </w:r>
      <w:r>
        <w:rPr>
          <w:rFonts w:hint="eastAsia"/>
        </w:rPr>
        <w:t>             if iou &gt; best_iou:</w:t>
      </w:r>
      <w:r>
        <w:rPr>
          <w:rFonts w:hint="eastAsia"/>
        </w:rPr>
        <w:br w:type="textWrapping"/>
      </w:r>
      <w:r>
        <w:rPr>
          <w:rFonts w:hint="eastAsia"/>
        </w:rPr>
        <w:t>                 best_iou = iou</w:t>
      </w:r>
      <w:r>
        <w:rPr>
          <w:rFonts w:hint="eastAsia"/>
        </w:rPr>
        <w:br w:type="textWrapping"/>
      </w:r>
      <w:r>
        <w:rPr>
          <w:rFonts w:hint="eastAsia"/>
        </w:rPr>
        <w:t>                 best_idx = j</w:t>
      </w:r>
      <w:r>
        <w:rPr>
          <w:rFonts w:hint="eastAsia"/>
        </w:rPr>
        <w:br w:type="textWrapping"/>
      </w:r>
      <w:r>
        <w:rPr>
          <w:rFonts w:hint="eastAsia"/>
        </w:rPr>
        <w:t>         if best_iou &gt;= iou_threshold and best_idx != -1:</w:t>
      </w:r>
      <w:r>
        <w:rPr>
          <w:rFonts w:hint="eastAsia"/>
        </w:rPr>
        <w:br w:type="textWrapping"/>
      </w:r>
      <w:r>
        <w:rPr>
          <w:rFonts w:hint="eastAsia"/>
        </w:rPr>
        <w:t>             used[best_idx] = True</w:t>
      </w:r>
      <w:r>
        <w:rPr>
          <w:rFonts w:hint="eastAsia"/>
        </w:rPr>
        <w:br w:type="textWrapping"/>
      </w:r>
      <w:r>
        <w:rPr>
          <w:rFonts w:hint="eastAsia"/>
        </w:rPr>
        <w:t>             tp[i] = 1</w:t>
      </w:r>
      <w:r>
        <w:rPr>
          <w:rFonts w:hint="eastAsia"/>
        </w:rPr>
        <w:br w:type="textWrapping"/>
      </w:r>
      <w:r>
        <w:rPr>
          <w:rFonts w:hint="eastAsia"/>
        </w:rPr>
        <w:t>         else:</w:t>
      </w:r>
      <w:r>
        <w:rPr>
          <w:rFonts w:hint="eastAsia"/>
        </w:rPr>
        <w:br w:type="textWrapping"/>
      </w:r>
      <w:r>
        <w:rPr>
          <w:rFonts w:hint="eastAsia"/>
        </w:rPr>
        <w:t>             fp[i] = 1</w:t>
      </w:r>
      <w:r>
        <w:rPr>
          <w:rFonts w:hint="eastAsia"/>
        </w:rPr>
        <w:br w:type="textWrapping"/>
      </w:r>
      <w:r>
        <w:rPr>
          <w:rFonts w:hint="eastAsia"/>
        </w:rPr>
        <w:t>     tp_cumsum = np.cumsum(tp)</w:t>
      </w:r>
      <w:r>
        <w:rPr>
          <w:rFonts w:hint="eastAsia"/>
        </w:rPr>
        <w:br w:type="textWrapping"/>
      </w:r>
      <w:r>
        <w:rPr>
          <w:rFonts w:hint="eastAsia"/>
        </w:rPr>
        <w:t>     fp_cumsum = np.cumsum(fp)</w:t>
      </w:r>
      <w:r>
        <w:rPr>
          <w:rFonts w:hint="eastAsia"/>
        </w:rPr>
        <w:br w:type="textWrapping"/>
      </w:r>
      <w:r>
        <w:rPr>
          <w:rFonts w:hint="eastAsia"/>
        </w:rPr>
        <w:t>     precision = tp_cumsum / (tp_cumsum + fp_cumsum + 1e-10)</w:t>
      </w:r>
      <w:r>
        <w:rPr>
          <w:rFonts w:hint="eastAsia"/>
        </w:rPr>
        <w:br w:type="textWrapping"/>
      </w:r>
      <w:r>
        <w:rPr>
          <w:rFonts w:hint="eastAsia"/>
        </w:rPr>
        <w:t>     recall = tp_cumsum / len(gt_boxes)</w:t>
      </w:r>
      <w:r>
        <w:rPr>
          <w:rFonts w:hint="eastAsia"/>
        </w:rPr>
        <w:br w:type="textWrapping"/>
      </w:r>
      <w:r>
        <w:rPr>
          <w:rFonts w:hint="eastAsia"/>
        </w:rPr>
        <w:t>     ap = 0</w:t>
      </w:r>
      <w:r>
        <w:rPr>
          <w:rFonts w:hint="eastAsia"/>
        </w:rPr>
        <w:br w:type="textWrapping"/>
      </w:r>
      <w:r>
        <w:rPr>
          <w:rFonts w:hint="eastAsia"/>
        </w:rPr>
        <w:t>     prev_recall = 0</w:t>
      </w:r>
      <w:r>
        <w:rPr>
          <w:rFonts w:hint="eastAsia"/>
        </w:rPr>
        <w:br w:type="textWrapping"/>
      </w:r>
      <w:r>
        <w:rPr>
          <w:rFonts w:hint="eastAsia"/>
        </w:rPr>
        <w:t>     for p, r in zip(precision, recall):</w:t>
      </w:r>
      <w:r>
        <w:rPr>
          <w:rFonts w:hint="eastAsia"/>
        </w:rPr>
        <w:br w:type="textWrapping"/>
      </w:r>
      <w:r>
        <w:rPr>
          <w:rFonts w:hint="eastAsia"/>
        </w:rPr>
        <w:t>         if r &gt; prev_recall:</w:t>
      </w:r>
      <w:r>
        <w:rPr>
          <w:rFonts w:hint="eastAsia"/>
        </w:rPr>
        <w:br w:type="textWrapping"/>
      </w:r>
      <w:r>
        <w:rPr>
          <w:rFonts w:hint="eastAsia"/>
        </w:rPr>
        <w:t>             ap += p * (r - prev_recall)</w:t>
      </w:r>
      <w:r>
        <w:rPr>
          <w:rFonts w:hint="eastAsia"/>
        </w:rPr>
        <w:br w:type="textWrapping"/>
      </w:r>
      <w:r>
        <w:rPr>
          <w:rFonts w:hint="eastAsia"/>
        </w:rPr>
        <w:t>             prev_recall = r</w:t>
      </w:r>
      <w:r>
        <w:rPr>
          <w:rFonts w:hint="eastAsia"/>
        </w:rPr>
        <w:br w:type="textWrapping"/>
      </w:r>
      <w:r>
        <w:rPr>
          <w:rFonts w:hint="eastAsia"/>
        </w:rPr>
        <w:t>     return ap</w:t>
      </w:r>
    </w:p>
    <w:p w14:paraId="78D28547">
      <w:pPr>
        <w:ind w:firstLine="480"/>
        <w:rPr>
          <w:rFonts w:hint="eastAsia"/>
        </w:rPr>
      </w:pPr>
      <w:r>
        <w:rPr>
          <w:rFonts w:hint="eastAsia"/>
        </w:rPr>
        <w:t>该实现严格遵循PASCAL VOC挑战赛的mAP计算标准。具体流程为：首先将所有预测框按置信度从高到低排序；然后遍历每个预测框，计算其与同类别真实框的最大IoU，若超过阈值则视为真阳性（TP），否则为假阳性（FP）；接着计算累积的Precision-Recall曲线；最后通过插值法计算曲线下的面积作为Average Precision（AP）。calculate_map_range函数进一步计算IoU阈值从0.5到0.95（步长0.05）共10个阈值下的AP均值，得到mAP50-95。</w:t>
      </w:r>
    </w:p>
    <w:p w14:paraId="64B02265">
      <w:pPr>
        <w:ind w:firstLine="480"/>
        <w:rPr>
          <w:rFonts w:hint="eastAsia"/>
        </w:rPr>
      </w:pPr>
      <w:r>
        <w:rPr>
          <w:rFonts w:hint="eastAsia"/>
        </w:rPr>
        <w:t>PSNR和SSIM的实现基于图像处理领域的标准计算方法：</w:t>
      </w:r>
    </w:p>
    <w:p w14:paraId="7CEEFCD2">
      <w:pPr>
        <w:ind w:firstLine="480"/>
        <w:rPr>
          <w:rFonts w:hint="eastAsia"/>
        </w:rPr>
      </w:pPr>
      <w:r>
        <w:rPr>
          <w:rFonts w:hint="eastAsia"/>
        </w:rPr>
        <w:t> def calculate_psnr_ssim(img1, img2):</w:t>
      </w:r>
      <w:r>
        <w:rPr>
          <w:rFonts w:hint="eastAsia"/>
        </w:rPr>
        <w:br w:type="textWrapping"/>
      </w:r>
      <w:r>
        <w:rPr>
          <w:rFonts w:hint="eastAsia"/>
        </w:rPr>
        <w:t>     mse = np.mean((img1.astype(float) - img2.astype(float)) ** 2)</w:t>
      </w:r>
      <w:r>
        <w:rPr>
          <w:rFonts w:hint="eastAsia"/>
        </w:rPr>
        <w:br w:type="textWrapping"/>
      </w:r>
      <w:r>
        <w:rPr>
          <w:rFonts w:hint="eastAsia"/>
        </w:rPr>
        <w:t>     if mse == 0:</w:t>
      </w:r>
      <w:r>
        <w:rPr>
          <w:rFonts w:hint="eastAsia"/>
        </w:rPr>
        <w:br w:type="textWrapping"/>
      </w:r>
      <w:r>
        <w:rPr>
          <w:rFonts w:hint="eastAsia"/>
        </w:rPr>
        <w:t>         return 100.0, 1.0</w:t>
      </w:r>
      <w:r>
        <w:rPr>
          <w:rFonts w:hint="eastAsia"/>
        </w:rPr>
        <w:br w:type="textWrapping"/>
      </w:r>
      <w:r>
        <w:rPr>
          <w:rFonts w:hint="eastAsia"/>
        </w:rPr>
        <w:t>     psnr = 10 * np.log10(255.0 ** 2 / mse)</w:t>
      </w:r>
      <w:r>
        <w:rPr>
          <w:rFonts w:hint="eastAsia"/>
        </w:rPr>
        <w:br w:type="textWrapping"/>
      </w:r>
      <w:r>
        <w:rPr>
          <w:rFonts w:hint="eastAsia"/>
        </w:rPr>
        <w:t>     C1 = (0.01 * 255) ** 2</w:t>
      </w:r>
      <w:r>
        <w:rPr>
          <w:rFonts w:hint="eastAsia"/>
        </w:rPr>
        <w:br w:type="textWrapping"/>
      </w:r>
      <w:r>
        <w:rPr>
          <w:rFonts w:hint="eastAsia"/>
        </w:rPr>
        <w:t>     C2 = (0.03 * 255) ** 2</w:t>
      </w:r>
      <w:r>
        <w:rPr>
          <w:rFonts w:hint="eastAsia"/>
        </w:rPr>
        <w:br w:type="textWrapping"/>
      </w:r>
      <w:r>
        <w:rPr>
          <w:rFonts w:hint="eastAsia"/>
        </w:rPr>
        <w:t>     mu1 = cv2.GaussianBlur(img1_f, (11, 11), 1.5)</w:t>
      </w:r>
      <w:r>
        <w:rPr>
          <w:rFonts w:hint="eastAsia"/>
        </w:rPr>
        <w:br w:type="textWrapping"/>
      </w:r>
      <w:r>
        <w:rPr>
          <w:rFonts w:hint="eastAsia"/>
        </w:rPr>
        <w:t>     mu2 = cv2.GaussianBlur(img2_f, (11, 11), 1.5)</w:t>
      </w:r>
      <w:r>
        <w:rPr>
          <w:rFonts w:hint="eastAsia"/>
        </w:rPr>
        <w:br w:type="textWrapping"/>
      </w:r>
      <w:r>
        <w:rPr>
          <w:rFonts w:hint="eastAsia"/>
        </w:rPr>
        <w:t>     sigma1_sq = cv2.GaussianBlur(img1_f ** 2, (11, 11), 1.5) - mu1_sq</w:t>
      </w:r>
      <w:r>
        <w:rPr>
          <w:rFonts w:hint="eastAsia"/>
        </w:rPr>
        <w:br w:type="textWrapping"/>
      </w:r>
      <w:r>
        <w:rPr>
          <w:rFonts w:hint="eastAsia"/>
        </w:rPr>
        <w:t>     sigma2_sq = cv2.GaussianBlur(img2_f ** 2, (11, 11), 1.5) - mu2_sq</w:t>
      </w:r>
      <w:r>
        <w:rPr>
          <w:rFonts w:hint="eastAsia"/>
        </w:rPr>
        <w:br w:type="textWrapping"/>
      </w:r>
      <w:r>
        <w:rPr>
          <w:rFonts w:hint="eastAsia"/>
        </w:rPr>
        <w:t>     sigma12 = cv2.GaussianBlur(img1_f * img2_f, (11, 11), 1.5) - mu1_mu2</w:t>
      </w:r>
      <w:r>
        <w:rPr>
          <w:rFonts w:hint="eastAsia"/>
        </w:rPr>
        <w:br w:type="textWrapping"/>
      </w:r>
      <w:r>
        <w:rPr>
          <w:rFonts w:hint="eastAsia"/>
        </w:rPr>
        <w:t>     ssim_map = ((2 * mu1_mu2 + C1) * (2 * sigma12 + C2)) / \</w:t>
      </w:r>
      <w:r>
        <w:rPr>
          <w:rFonts w:hint="eastAsia"/>
        </w:rPr>
        <w:br w:type="textWrapping"/>
      </w:r>
      <w:r>
        <w:rPr>
          <w:rFonts w:hint="eastAsia"/>
        </w:rPr>
        <w:t>                ((mu1_sq + mu2_sq + C1) * (sigma1_sq + sigma2_sq + C2))</w:t>
      </w:r>
      <w:r>
        <w:rPr>
          <w:rFonts w:hint="eastAsia"/>
        </w:rPr>
        <w:br w:type="textWrapping"/>
      </w:r>
      <w:r>
        <w:rPr>
          <w:rFonts w:hint="eastAsia"/>
        </w:rPr>
        <w:t>     ssim = float(ssim_map.mean())</w:t>
      </w:r>
      <w:r>
        <w:rPr>
          <w:rFonts w:hint="eastAsia"/>
        </w:rPr>
        <w:br w:type="textWrapping"/>
      </w:r>
      <w:r>
        <w:rPr>
          <w:rFonts w:hint="eastAsia"/>
        </w:rPr>
        <w:t>     return round(psnr, 4), round(ssim, 4)</w:t>
      </w:r>
    </w:p>
    <w:p w14:paraId="5159F5E2">
      <w:pPr>
        <w:ind w:firstLine="480"/>
        <w:rPr>
          <w:rFonts w:hint="eastAsia"/>
        </w:rPr>
      </w:pPr>
      <w:r>
        <w:rPr>
          <w:rFonts w:hint="eastAsia"/>
        </w:rPr>
        <w:t>SSIM的计算采用11x11的高斯窗口估计局部统计量，其中C1和C2是稳定性常数，防止分母接近零时出现除零错误。</w:t>
      </w:r>
    </w:p>
    <w:p w14:paraId="43744B94">
      <w:pPr>
        <w:pStyle w:val="4"/>
        <w:spacing w:before="156" w:after="156"/>
        <w:rPr>
          <w:rFonts w:hint="eastAsia"/>
        </w:rPr>
      </w:pPr>
      <w:bookmarkStart w:id="75" w:name="_Toc14563"/>
      <w:r>
        <w:rPr>
          <w:rFonts w:hint="eastAsia"/>
        </w:rPr>
        <w:t>3.5.3 评测流程设计</w:t>
      </w:r>
      <w:bookmarkEnd w:id="75"/>
    </w:p>
    <w:p w14:paraId="66290905">
      <w:pPr>
        <w:ind w:firstLine="480"/>
        <w:rPr>
          <w:rFonts w:hint="eastAsia"/>
        </w:rPr>
      </w:pPr>
      <w:r>
        <w:rPr>
          <w:rFonts w:hint="eastAsia"/>
        </w:rPr>
        <w:t>评测流程由</w:t>
      </w:r>
      <w:r>
        <w:fldChar w:fldCharType="begin"/>
      </w:r>
      <w:r>
        <w:instrText xml:space="preserve"> HYPERLINK "E:/Workspace/bishe-1/backend/services/benchmark/runner.py" </w:instrText>
      </w:r>
      <w:r>
        <w:fldChar w:fldCharType="separate"/>
      </w:r>
      <w:r>
        <w:rPr>
          <w:rFonts w:hint="eastAsia"/>
        </w:rPr>
        <w:t>BenchmarkRunner</w:t>
      </w:r>
      <w:r>
        <w:rPr>
          <w:rFonts w:hint="eastAsia"/>
        </w:rPr>
        <w:fldChar w:fldCharType="end"/>
      </w:r>
      <w:r>
        <w:rPr>
          <w:rFonts w:hint="eastAsia"/>
        </w:rPr>
        <w:t>类管理，其工作流程如下：</w:t>
      </w:r>
    </w:p>
    <w:p w14:paraId="4B356D14">
      <w:pPr>
        <w:ind w:firstLine="480"/>
        <w:rPr>
          <w:rFonts w:hint="eastAsia"/>
        </w:rPr>
      </w:pPr>
      <w:r>
        <w:rPr>
          <w:rFonts w:hint="eastAsia"/>
        </w:rPr>
        <w:t>（1）加载评测配置：从配置文件或默认配置中读取数据集路径、模型规格、增强策略列表和检测参数。</w:t>
      </w:r>
    </w:p>
    <w:p w14:paraId="24CFB143">
      <w:pPr>
        <w:ind w:firstLine="480"/>
        <w:rPr>
          <w:rFonts w:hint="eastAsia"/>
        </w:rPr>
      </w:pPr>
      <w:r>
        <w:rPr>
          <w:rFonts w:hint="eastAsia"/>
        </w:rPr>
        <w:t>（2）遍历数据集：对每个数据集（正常、雾天、雨天、低光照）中的所有图像，依次执行不同的增强策略和检测模型组合。</w:t>
      </w:r>
    </w:p>
    <w:p w14:paraId="15995326">
      <w:pPr>
        <w:ind w:firstLine="480"/>
        <w:rPr>
          <w:rFonts w:hint="eastAsia"/>
        </w:rPr>
      </w:pPr>
      <w:r>
        <w:rPr>
          <w:rFonts w:hint="eastAsia"/>
        </w:rPr>
        <w:t>（3）对每张图像执行完整评估：先判断是否需要进行增强处理；若需要，调用对应的增强方法进行处理；然后在增强后的图像上运行YOLOv8检测模型；计算检测性能指标和图像质量指标；记录所有评估结果。</w:t>
      </w:r>
    </w:p>
    <w:p w14:paraId="19E4420C">
      <w:pPr>
        <w:ind w:firstLine="480"/>
        <w:rPr>
          <w:rFonts w:hint="eastAsia"/>
        </w:rPr>
      </w:pPr>
      <w:r>
        <w:rPr>
          <w:rFonts w:hint="eastAsia"/>
        </w:rPr>
        <w:t>（4）生成评测报告：通过</w:t>
      </w:r>
      <w:r>
        <w:rPr>
          <w:rFonts w:hint="eastAsia"/>
        </w:rPr>
        <w:fldChar w:fldCharType="begin"/>
      </w:r>
      <w:r>
        <w:rPr>
          <w:rFonts w:hint="eastAsia"/>
        </w:rPr>
        <w:instrText xml:space="preserve"> HYPERLINK "E:/Workspace/bishe-1/backend/services/benchmark/report.py" </w:instrText>
      </w:r>
      <w:r>
        <w:rPr>
          <w:rFonts w:hint="eastAsia"/>
        </w:rPr>
        <w:fldChar w:fldCharType="separate"/>
      </w:r>
      <w:r>
        <w:rPr>
          <w:rFonts w:hint="eastAsia"/>
        </w:rPr>
        <w:t>ReportGenerator</w:t>
      </w:r>
      <w:r>
        <w:rPr>
          <w:rFonts w:hint="eastAsia"/>
        </w:rPr>
        <w:fldChar w:fldCharType="end"/>
      </w:r>
      <w:r>
        <w:rPr>
          <w:rFonts w:hint="eastAsia"/>
        </w:rPr>
        <w:t>类将评测结果输出为CSV文件，包括详细结果、汇总统计和增强前后对比分析。</w:t>
      </w:r>
    </w:p>
    <w:p w14:paraId="3F9847FD">
      <w:pPr>
        <w:ind w:firstLine="480"/>
        <w:rPr>
          <w:rFonts w:hint="eastAsia"/>
        </w:rPr>
      </w:pPr>
      <w:r>
        <w:rPr>
          <w:rFonts w:hint="eastAsia"/>
        </w:rPr>
        <w:t>整个评测流程完全自动化运行，支持通过回调函数实时报告进度，便于在大规模数据集上进行长时间的基准测试。这种可扩展的评测架构为算法的持续迭代优化提供了标准化的评估工具。</w:t>
      </w:r>
    </w:p>
    <w:p w14:paraId="7B52C883">
      <w:pPr>
        <w:pStyle w:val="2"/>
        <w:spacing w:before="312" w:after="312"/>
        <w:rPr>
          <w:rFonts w:hint="eastAsia"/>
        </w:rPr>
      </w:pPr>
      <w:bookmarkStart w:id="76" w:name="_Toc10010"/>
      <w:bookmarkStart w:id="77" w:name="_Toc31026"/>
      <w:r>
        <w:t>4 系统设计与实现</w:t>
      </w:r>
      <w:bookmarkEnd w:id="76"/>
      <w:bookmarkEnd w:id="77"/>
    </w:p>
    <w:p w14:paraId="6CB1FD20">
      <w:pPr>
        <w:pStyle w:val="3"/>
        <w:spacing w:before="156" w:after="156"/>
        <w:rPr>
          <w:rFonts w:hint="eastAsia"/>
        </w:rPr>
      </w:pPr>
      <w:bookmarkStart w:id="78" w:name="_Toc8034"/>
      <w:r>
        <w:t>4.1 系统总体架构</w:t>
      </w:r>
      <w:bookmarkEnd w:id="78"/>
    </w:p>
    <w:p w14:paraId="2FD98704">
      <w:pPr>
        <w:ind w:firstLine="480"/>
        <w:rPr>
          <w:rFonts w:hint="eastAsia"/>
        </w:rPr>
      </w:pPr>
      <w:r>
        <w:t>本系统采用前后端分离的B/S（Browser/Server）架构，总体分为三个层次：表示层（前端界面）、业务逻辑层（后端服务）和数据持久化层。前端通过HTTP RESTful API与后端进行异步通信，后端承载核心业务逻辑与算法推理，数据层负责检测记录的结构化存储与图像文件的非结构化存储。这种分层架构使各层职责清晰、耦合度低，便于独立开发与后续扩展。</w:t>
      </w:r>
    </w:p>
    <w:p w14:paraId="6778FABE">
      <w:pPr>
        <w:ind w:firstLine="480"/>
        <w:rPr>
          <w:rFonts w:hint="eastAsia"/>
        </w:rPr>
      </w:pPr>
      <w:r>
        <w:t>系统的整体数据流为：用户通过前端Web页面上传图像或视频文件，或通过浏览器调用摄像头实时采集画面。前端将数据封装为HTTP请求发送至后端的Flask服务。后端路由层接收请求并解析参数后，调用对应的服务模块进行处理。服务模块依次执行场景识别、图像增强、车辆检测等核心操作，最终将结果写入数据库与文件系统，并将处理结果以JSON格式返回给前端进行可视化展示。</w:t>
      </w:r>
    </w:p>
    <w:p w14:paraId="1C115014">
      <w:pPr>
        <w:pStyle w:val="3"/>
        <w:spacing w:before="156" w:after="156"/>
        <w:rPr>
          <w:rFonts w:hint="eastAsia"/>
        </w:rPr>
      </w:pPr>
      <w:bookmarkStart w:id="79" w:name="_Toc27698"/>
      <w:r>
        <w:t>4.2 前端设计与实现</w:t>
      </w:r>
      <w:bookmarkEnd w:id="79"/>
    </w:p>
    <w:p w14:paraId="4AEED358">
      <w:pPr>
        <w:pStyle w:val="4"/>
        <w:spacing w:before="156" w:after="156"/>
        <w:rPr>
          <w:rFonts w:hint="eastAsia"/>
        </w:rPr>
      </w:pPr>
      <w:bookmarkStart w:id="80" w:name="_Toc10615"/>
      <w:r>
        <w:t>4.2.1 页面结构设计</w:t>
      </w:r>
      <w:bookmarkEnd w:id="80"/>
    </w:p>
    <w:p w14:paraId="47BBA75D">
      <w:pPr>
        <w:ind w:firstLine="480"/>
        <w:rPr>
          <w:rFonts w:hint="eastAsia"/>
        </w:rPr>
      </w:pPr>
      <w:r>
        <w:t>前端采用原生HTML5 + CSS3 + JavaScript实现，未依赖任何前端框架。这种技术选型基于以下考虑：系统的核心功能聚焦于图像展示和交互操作，交互逻辑相对简单直接；原生技术栈无需配置构建工具链，降低了系统部署的复杂度；同时充分利用了HTML5的File API、Canvas API以及CSS3的现代布局能力。</w:t>
      </w:r>
    </w:p>
    <w:p w14:paraId="6EC36ED3">
      <w:pPr>
        <w:ind w:firstLine="480"/>
        <w:rPr>
          <w:rFonts w:hint="eastAsia"/>
        </w:rPr>
      </w:pPr>
      <w:r>
        <w:t>系统前端共包含六个页面：</w:t>
      </w:r>
      <w:r>
        <w:fldChar w:fldCharType="begin"/>
      </w:r>
      <w:r>
        <w:instrText xml:space="preserve"> HYPERLINK "E:/Workspace/bishe-1/frontend/pages/index.html" </w:instrText>
      </w:r>
      <w:r>
        <w:fldChar w:fldCharType="separate"/>
      </w:r>
      <w:r>
        <w:t>index.html</w:t>
      </w:r>
      <w:r>
        <w:fldChar w:fldCharType="end"/>
      </w:r>
      <w:r>
        <w:t>作为系统首页，通过功能卡片提供各模块的导航入口；</w:t>
      </w:r>
      <w:r>
        <w:fldChar w:fldCharType="begin"/>
      </w:r>
      <w:r>
        <w:instrText xml:space="preserve"> HYPERLINK "E:/Workspace/bishe-1/frontend/pages/image.html" </w:instrText>
      </w:r>
      <w:r>
        <w:fldChar w:fldCharType="separate"/>
      </w:r>
      <w:r>
        <w:t>image.html</w:t>
      </w:r>
      <w:r>
        <w:fldChar w:fldCharType="end"/>
      </w:r>
      <w:r>
        <w:t>提供图片上传、增强与检测功能；</w:t>
      </w:r>
      <w:r>
        <w:fldChar w:fldCharType="begin"/>
      </w:r>
      <w:r>
        <w:instrText xml:space="preserve"> HYPERLINK "E:/Workspace/bishe-1/frontend/pages/video.html" </w:instrText>
      </w:r>
      <w:r>
        <w:fldChar w:fldCharType="separate"/>
      </w:r>
      <w:r>
        <w:t>video.html</w:t>
      </w:r>
      <w:r>
        <w:fldChar w:fldCharType="end"/>
      </w:r>
      <w:r>
        <w:t>提供视频文件处理功能；</w:t>
      </w:r>
      <w:r>
        <w:fldChar w:fldCharType="begin"/>
      </w:r>
      <w:r>
        <w:instrText xml:space="preserve"> HYPERLINK "E:/Workspace/bishe-1/frontend/pages/camera.html" </w:instrText>
      </w:r>
      <w:r>
        <w:fldChar w:fldCharType="separate"/>
      </w:r>
      <w:r>
        <w:t>camera.html</w:t>
      </w:r>
      <w:r>
        <w:fldChar w:fldCharType="end"/>
      </w:r>
      <w:r>
        <w:t>实现摄像头实时检测；</w:t>
      </w:r>
      <w:r>
        <w:fldChar w:fldCharType="begin"/>
      </w:r>
      <w:r>
        <w:instrText xml:space="preserve"> HYPERLINK "E:/Workspace/bishe-1/frontend/pages/history.html" </w:instrText>
      </w:r>
      <w:r>
        <w:fldChar w:fldCharType="separate"/>
      </w:r>
      <w:r>
        <w:t>history.html</w:t>
      </w:r>
      <w:r>
        <w:fldChar w:fldCharType="end"/>
      </w:r>
      <w:r>
        <w:t>展示历史检测记录；</w:t>
      </w:r>
      <w:r>
        <w:fldChar w:fldCharType="begin"/>
      </w:r>
      <w:r>
        <w:instrText xml:space="preserve"> HYPERLINK "E:/Workspace/bishe-1/frontend/pages/test_result.html" </w:instrText>
      </w:r>
      <w:r>
        <w:fldChar w:fldCharType="separate"/>
      </w:r>
      <w:r>
        <w:t>test_result.html</w:t>
      </w:r>
      <w:r>
        <w:fldChar w:fldCharType="end"/>
      </w:r>
      <w:r>
        <w:t>展示基准测试分析结果。</w:t>
      </w:r>
    </w:p>
    <w:p w14:paraId="1717126B">
      <w:pPr>
        <w:ind w:firstLine="480"/>
        <w:rPr>
          <w:rFonts w:hint="eastAsia"/>
        </w:rPr>
      </w:pPr>
      <w:r>
        <w:t>所有页面共享统一的视觉设计系统，采用深色主题作为默认风格。CSS样式表通过自定义属性（CSS Variables）构建了完整的色彩体系、文字层级和间距系统。背景色、表面色、强调色均通过变量定义，同时实现了白色、灰色和黑色三种主题的切换功能，用户偏好通过localStorage持久化存储。这种设计使得页面的视觉风格统一协调，主题切换也无需加载额外的样式文件。</w:t>
      </w:r>
    </w:p>
    <w:p w14:paraId="351874B8">
      <w:pPr>
        <w:ind w:firstLine="480"/>
        <w:rPr>
          <w:rFonts w:hint="eastAsia"/>
        </w:rPr>
      </w:pPr>
      <w:r>
        <w:rPr>
          <w:rFonts w:hint="eastAsia"/>
        </w:rPr>
        <w:t>前端页面显示如</w:t>
      </w:r>
      <w:r>
        <w:rPr>
          <w:rFonts w:hint="eastAsia"/>
        </w:rPr>
        <w:fldChar w:fldCharType="begin"/>
      </w:r>
      <w:r>
        <w:instrText xml:space="preserve"> REF _Ref13111 \h  \* MERGEFORMAT</w:instrText>
      </w:r>
      <w:r>
        <w:rPr>
          <w:rFonts w:hint="eastAsia"/>
        </w:rPr>
        <w:fldChar w:fldCharType="separate"/>
      </w:r>
      <w:r>
        <w:t>图 1</w:t>
      </w:r>
      <w:r>
        <w:rPr>
          <w:rFonts w:hint="eastAsia"/>
        </w:rPr>
        <w:fldChar w:fldCharType="end"/>
      </w:r>
      <w:r>
        <w:rPr>
          <w:rFonts w:hint="eastAsia"/>
        </w:rPr>
        <w:t>所示：</w:t>
      </w:r>
    </w:p>
    <w:p w14:paraId="50AD3285">
      <w:pPr>
        <w:spacing w:line="240" w:lineRule="auto"/>
        <w:ind w:firstLine="0" w:firstLineChars="0"/>
        <w:rPr>
          <w:rFonts w:hint="eastAsia"/>
        </w:rPr>
      </w:pPr>
      <w:commentRangeStart w:id="9"/>
      <w:r>
        <w:drawing>
          <wp:inline distT="0" distB="0" distL="114300" distR="114300">
            <wp:extent cx="5747385" cy="2675890"/>
            <wp:effectExtent l="0" t="0" r="13335" b="1587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5"/>
                    <a:stretch>
                      <a:fillRect/>
                    </a:stretch>
                  </pic:blipFill>
                  <pic:spPr>
                    <a:xfrm>
                      <a:off x="0" y="0"/>
                      <a:ext cx="5747385" cy="2675890"/>
                    </a:xfrm>
                    <a:prstGeom prst="rect">
                      <a:avLst/>
                    </a:prstGeom>
                  </pic:spPr>
                </pic:pic>
              </a:graphicData>
            </a:graphic>
          </wp:inline>
        </w:drawing>
      </w:r>
      <w:commentRangeEnd w:id="9"/>
      <w:r>
        <w:commentReference w:id="9"/>
      </w:r>
    </w:p>
    <w:p w14:paraId="48797D09">
      <w:pPr>
        <w:pStyle w:val="8"/>
        <w:spacing w:line="240" w:lineRule="auto"/>
        <w:ind w:firstLine="0" w:firstLineChars="0"/>
        <w:jc w:val="center"/>
        <w:rPr>
          <w:rFonts w:hint="eastAsia" w:ascii="宋体" w:hAnsi="宋体" w:eastAsia="宋体" w:cs="宋体"/>
          <w:b/>
          <w:bCs/>
          <w:sz w:val="21"/>
        </w:rPr>
      </w:pPr>
      <w:bookmarkStart w:id="81" w:name="_Ref13111"/>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1</w:t>
      </w:r>
      <w:r>
        <w:rPr>
          <w:rFonts w:hint="eastAsia" w:ascii="宋体" w:hAnsi="宋体" w:eastAsia="宋体" w:cs="宋体"/>
          <w:b/>
          <w:bCs/>
          <w:sz w:val="21"/>
        </w:rPr>
        <w:fldChar w:fldCharType="end"/>
      </w:r>
      <w:bookmarkEnd w:id="81"/>
      <w:r>
        <w:rPr>
          <w:rFonts w:hint="eastAsia" w:ascii="宋体" w:hAnsi="宋体" w:eastAsia="宋体" w:cs="宋体"/>
          <w:b/>
          <w:bCs/>
          <w:sz w:val="21"/>
        </w:rPr>
        <w:t>首页界面</w:t>
      </w:r>
    </w:p>
    <w:p w14:paraId="79201314">
      <w:pPr>
        <w:pStyle w:val="4"/>
        <w:spacing w:before="156" w:after="156"/>
        <w:rPr>
          <w:rFonts w:hint="eastAsia"/>
        </w:rPr>
      </w:pPr>
      <w:bookmarkStart w:id="82" w:name="_Toc30844"/>
      <w:r>
        <w:t>4.2.2 图片识别模块</w:t>
      </w:r>
      <w:bookmarkEnd w:id="82"/>
    </w:p>
    <w:p w14:paraId="3326B94C">
      <w:pPr>
        <w:ind w:firstLine="480"/>
        <w:rPr>
          <w:rFonts w:hint="eastAsia"/>
        </w:rPr>
      </w:pPr>
      <w:r>
        <w:t>图片识别页面是系统最核心的前端模块，其工作流程分为三个阶段：图像上传、图像增强和目标检测。</w:t>
      </w:r>
    </w:p>
    <w:p w14:paraId="7DC590CB">
      <w:pPr>
        <w:ind w:firstLine="480"/>
        <w:rPr>
          <w:rFonts w:hint="eastAsia"/>
        </w:rPr>
      </w:pPr>
      <w:r>
        <w:t>在图像上传阶段，用户通过文件选择器选择待处理的道路图像，系统通过File API读取文件并在页面中生成预览。上传时使用FormData对象封装文件，以multipart/form-data格式发送至后端的/api/image/enhance接口，同时附带用户选择的增强模式参数。</w:t>
      </w:r>
    </w:p>
    <w:p w14:paraId="5B13E8D9">
      <w:pPr>
        <w:ind w:firstLine="480"/>
        <w:rPr>
          <w:rFonts w:hint="eastAsia"/>
        </w:rPr>
      </w:pPr>
      <w:r>
        <w:t>在图像增强阶段，后端处理完成后返回增强后图像的访问路径。前端将增强图像展示在流水线中间区域，同时显示增强耗时信息。增强模式支持去雾（dehaze）、去雨（derain）、低光照增强（low_light）、自动识别（auto）等多种选择，用户可根据实际场景灵活切换。</w:t>
      </w:r>
    </w:p>
    <w:p w14:paraId="45C61AB7">
      <w:pPr>
        <w:ind w:firstLine="480"/>
        <w:rPr>
          <w:rFonts w:hint="eastAsia"/>
        </w:rPr>
      </w:pPr>
      <w:r>
        <w:t>在目标检测阶段，前端将增强后的图像路径和YOLO模型规格通过JSON格式POST至/api/image/detect接口。后端完成检测后返回各类车辆的数量统计和标注图像路径。前端在流水线末端的检测结果显示区展示标注图像，并在统计信息网格中展示轿车、卡车、公交车、摩托车和自行车五类车型的检测数量，以及处理总耗时。</w:t>
      </w:r>
    </w:p>
    <w:p w14:paraId="3612FFA0">
      <w:pPr>
        <w:ind w:firstLine="480"/>
        <w:rPr>
          <w:rFonts w:hint="eastAsia"/>
        </w:rPr>
      </w:pPr>
      <w:r>
        <w:t>整个页面的交互采用三步流水线式布局，从左至右依次为原始图像、增强结果和检测结果。每个阶段都配有独立的加载状态提示和结果展示区域，用户可以直观地跟踪每一步的处理进展和效果。</w:t>
      </w:r>
    </w:p>
    <w:p w14:paraId="66F272F0">
      <w:pPr>
        <w:ind w:firstLine="480"/>
        <w:rPr>
          <w:rFonts w:hint="eastAsia"/>
        </w:rPr>
      </w:pPr>
      <w:r>
        <w:rPr>
          <w:rFonts w:hint="eastAsia"/>
        </w:rPr>
        <w:t>图片识</w:t>
      </w:r>
      <w:r>
        <w:rPr>
          <w:rFonts w:hint="eastAsia"/>
          <w:szCs w:val="24"/>
        </w:rPr>
        <w:t>别模块前端界面见下方</w:t>
      </w:r>
      <w:r>
        <w:rPr>
          <w:rFonts w:hint="eastAsia"/>
          <w:szCs w:val="24"/>
        </w:rPr>
        <w:fldChar w:fldCharType="begin"/>
      </w:r>
      <w:r>
        <w:rPr>
          <w:szCs w:val="24"/>
        </w:rPr>
        <w:instrText xml:space="preserve"> REF _Ref14568 \h  \* MERGEFORMAT</w:instrText>
      </w:r>
      <w:r>
        <w:rPr>
          <w:rFonts w:hint="eastAsia"/>
          <w:szCs w:val="24"/>
        </w:rPr>
        <w:fldChar w:fldCharType="separate"/>
      </w:r>
      <w:r>
        <w:rPr>
          <w:rFonts w:hint="eastAsia" w:cs="宋体"/>
          <w:szCs w:val="24"/>
        </w:rPr>
        <w:t>图 2</w:t>
      </w:r>
      <w:r>
        <w:rPr>
          <w:rFonts w:hint="eastAsia"/>
          <w:szCs w:val="24"/>
        </w:rPr>
        <w:fldChar w:fldCharType="end"/>
      </w:r>
      <w:r>
        <w:rPr>
          <w:rFonts w:hint="eastAsia"/>
          <w:szCs w:val="24"/>
        </w:rPr>
        <w:t>所示</w:t>
      </w:r>
      <w:r>
        <w:rPr>
          <w:rFonts w:hint="eastAsia"/>
        </w:rPr>
        <w:t>：</w:t>
      </w:r>
    </w:p>
    <w:p w14:paraId="6BEBA176">
      <w:pPr>
        <w:spacing w:line="240" w:lineRule="auto"/>
        <w:ind w:firstLine="0" w:firstLineChars="0"/>
        <w:rPr>
          <w:rFonts w:hint="eastAsia"/>
        </w:rPr>
      </w:pPr>
      <w:r>
        <w:drawing>
          <wp:inline distT="0" distB="0" distL="114300" distR="114300">
            <wp:extent cx="5747385" cy="2675890"/>
            <wp:effectExtent l="0" t="0" r="13335" b="1587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6"/>
                    <a:stretch>
                      <a:fillRect/>
                    </a:stretch>
                  </pic:blipFill>
                  <pic:spPr>
                    <a:xfrm>
                      <a:off x="0" y="0"/>
                      <a:ext cx="5747385" cy="2675890"/>
                    </a:xfrm>
                    <a:prstGeom prst="rect">
                      <a:avLst/>
                    </a:prstGeom>
                  </pic:spPr>
                </pic:pic>
              </a:graphicData>
            </a:graphic>
          </wp:inline>
        </w:drawing>
      </w:r>
    </w:p>
    <w:p w14:paraId="15EFB953">
      <w:pPr>
        <w:pStyle w:val="8"/>
        <w:spacing w:line="240" w:lineRule="auto"/>
        <w:ind w:firstLine="0" w:firstLineChars="0"/>
        <w:jc w:val="center"/>
        <w:rPr>
          <w:rFonts w:hint="eastAsia" w:ascii="宋体" w:hAnsi="宋体" w:eastAsia="宋体" w:cs="宋体"/>
          <w:b/>
          <w:bCs/>
          <w:sz w:val="21"/>
        </w:rPr>
      </w:pPr>
      <w:bookmarkStart w:id="83" w:name="_Ref14568"/>
      <w:bookmarkStart w:id="84" w:name="_Ref14460"/>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2</w:t>
      </w:r>
      <w:r>
        <w:rPr>
          <w:rFonts w:hint="eastAsia" w:ascii="宋体" w:hAnsi="宋体" w:eastAsia="宋体" w:cs="宋体"/>
          <w:b/>
          <w:bCs/>
          <w:sz w:val="21"/>
        </w:rPr>
        <w:fldChar w:fldCharType="end"/>
      </w:r>
      <w:bookmarkEnd w:id="83"/>
      <w:r>
        <w:rPr>
          <w:rFonts w:hint="eastAsia" w:ascii="宋体" w:hAnsi="宋体" w:eastAsia="宋体" w:cs="宋体"/>
          <w:b/>
          <w:bCs/>
          <w:sz w:val="21"/>
        </w:rPr>
        <w:t>图片识别界面</w:t>
      </w:r>
      <w:bookmarkEnd w:id="84"/>
    </w:p>
    <w:p w14:paraId="787CE205">
      <w:pPr>
        <w:pStyle w:val="4"/>
        <w:spacing w:before="156" w:after="156"/>
        <w:rPr>
          <w:rFonts w:hint="eastAsia"/>
        </w:rPr>
      </w:pPr>
      <w:bookmarkStart w:id="85" w:name="_Toc24862"/>
      <w:r>
        <w:t>4.2.3 视频识别模块</w:t>
      </w:r>
      <w:bookmarkEnd w:id="85"/>
    </w:p>
    <w:p w14:paraId="166426E2">
      <w:pPr>
        <w:ind w:firstLine="480"/>
        <w:rPr>
          <w:rFonts w:hint="eastAsia"/>
        </w:rPr>
      </w:pPr>
      <w:r>
        <w:t>视频识别页面与图片识别逻辑相似，区别在于处理对象为视频文件。视频上传后，后端调用OpenCV对视频逐帧解码，对每帧图像执行增强处理，再使用VideoWriter将处理后的帧重新编码为输出视频。检测阶段同样采用逐帧处理方式，但为提升处理速度，采用跳帧策略——每6帧只检测1帧，其余帧直接沿用上一帧的检测结果。这种优化策略在保持检测连续性的同时，将检测计算量降低至原来的六分之一。</w:t>
      </w:r>
    </w:p>
    <w:p w14:paraId="4DCA02D9">
      <w:pPr>
        <w:ind w:firstLine="480"/>
        <w:rPr>
          <w:rFonts w:hint="eastAsia"/>
        </w:rPr>
      </w:pPr>
      <w:r>
        <w:t>前端通过&lt;video&gt;标签展示原始视频和处理后的结果视频，统计信息展示的是视频中的峰值车辆数（即单帧最多检测到的车辆数量），而非所有帧的累加计数。</w:t>
      </w:r>
    </w:p>
    <w:p w14:paraId="4818DF1B">
      <w:pPr>
        <w:ind w:firstLine="480"/>
        <w:rPr>
          <w:rFonts w:hint="eastAsia"/>
        </w:rPr>
      </w:pPr>
      <w:r>
        <w:rPr>
          <w:rFonts w:hint="eastAsia"/>
        </w:rPr>
        <w:t>视频识</w:t>
      </w:r>
      <w:r>
        <w:rPr>
          <w:rFonts w:hint="eastAsia"/>
          <w:szCs w:val="24"/>
        </w:rPr>
        <w:t>别模块前端界面见下方</w:t>
      </w:r>
      <w:r>
        <w:rPr>
          <w:rFonts w:hint="eastAsia"/>
          <w:szCs w:val="24"/>
        </w:rPr>
        <w:fldChar w:fldCharType="begin"/>
      </w:r>
      <w:r>
        <w:rPr>
          <w:szCs w:val="24"/>
        </w:rPr>
        <w:instrText xml:space="preserve"> REF _Ref15263 \h  \* MERGEFORMAT</w:instrText>
      </w:r>
      <w:r>
        <w:rPr>
          <w:rFonts w:hint="eastAsia"/>
          <w:szCs w:val="24"/>
        </w:rPr>
        <w:fldChar w:fldCharType="separate"/>
      </w:r>
      <w:r>
        <w:rPr>
          <w:rFonts w:hint="eastAsia" w:cs="宋体"/>
          <w:szCs w:val="24"/>
        </w:rPr>
        <w:t>图 3</w:t>
      </w:r>
      <w:r>
        <w:rPr>
          <w:rFonts w:hint="eastAsia"/>
          <w:szCs w:val="24"/>
        </w:rPr>
        <w:fldChar w:fldCharType="end"/>
      </w:r>
      <w:r>
        <w:rPr>
          <w:rFonts w:hint="eastAsia"/>
          <w:szCs w:val="24"/>
        </w:rPr>
        <w:t>所示：</w:t>
      </w:r>
    </w:p>
    <w:p w14:paraId="7C1E794D">
      <w:pPr>
        <w:spacing w:line="240" w:lineRule="auto"/>
        <w:ind w:firstLine="0" w:firstLineChars="0"/>
        <w:rPr>
          <w:rFonts w:hint="eastAsia"/>
        </w:rPr>
      </w:pPr>
      <w:r>
        <w:drawing>
          <wp:inline distT="0" distB="0" distL="114300" distR="114300">
            <wp:extent cx="5747385" cy="2675890"/>
            <wp:effectExtent l="0" t="0" r="13335" b="1587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17"/>
                    <a:stretch>
                      <a:fillRect/>
                    </a:stretch>
                  </pic:blipFill>
                  <pic:spPr>
                    <a:xfrm>
                      <a:off x="0" y="0"/>
                      <a:ext cx="5747385" cy="2675890"/>
                    </a:xfrm>
                    <a:prstGeom prst="rect">
                      <a:avLst/>
                    </a:prstGeom>
                  </pic:spPr>
                </pic:pic>
              </a:graphicData>
            </a:graphic>
          </wp:inline>
        </w:drawing>
      </w:r>
    </w:p>
    <w:p w14:paraId="59600CE3">
      <w:pPr>
        <w:pStyle w:val="8"/>
        <w:spacing w:line="240" w:lineRule="auto"/>
        <w:ind w:firstLine="0" w:firstLineChars="0"/>
        <w:jc w:val="center"/>
        <w:rPr>
          <w:rFonts w:hint="eastAsia" w:ascii="宋体" w:hAnsi="宋体" w:eastAsia="宋体" w:cs="宋体"/>
          <w:b/>
          <w:bCs/>
          <w:sz w:val="21"/>
        </w:rPr>
      </w:pPr>
      <w:bookmarkStart w:id="86" w:name="_Ref1526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3</w:t>
      </w:r>
      <w:r>
        <w:rPr>
          <w:rFonts w:hint="eastAsia" w:ascii="宋体" w:hAnsi="宋体" w:eastAsia="宋体" w:cs="宋体"/>
          <w:b/>
          <w:bCs/>
          <w:sz w:val="21"/>
        </w:rPr>
        <w:fldChar w:fldCharType="end"/>
      </w:r>
      <w:bookmarkEnd w:id="86"/>
      <w:r>
        <w:rPr>
          <w:rFonts w:hint="eastAsia" w:ascii="宋体" w:hAnsi="宋体" w:eastAsia="宋体" w:cs="宋体"/>
          <w:b/>
          <w:bCs/>
          <w:sz w:val="21"/>
        </w:rPr>
        <w:t>视频识别界面</w:t>
      </w:r>
    </w:p>
    <w:p w14:paraId="6086ED47">
      <w:pPr>
        <w:pStyle w:val="4"/>
        <w:spacing w:before="156" w:after="156"/>
        <w:rPr>
          <w:rFonts w:hint="eastAsia"/>
        </w:rPr>
      </w:pPr>
      <w:bookmarkStart w:id="87" w:name="_Toc10131"/>
      <w:r>
        <w:t>4.2.4 摄像头实时识别模块</w:t>
      </w:r>
      <w:bookmarkEnd w:id="87"/>
    </w:p>
    <w:p w14:paraId="7257ACE1">
      <w:pPr>
        <w:ind w:firstLine="480"/>
        <w:rPr>
          <w:rFonts w:hint="eastAsia"/>
        </w:rPr>
      </w:pPr>
      <w:r>
        <w:t>摄像头实时识别是系统的一大亮点功能，前端利用WebRTC API中的navigator.mediaDevices.getUserMedia接口获取摄像头视频流，在页面的&lt;video&gt;元素中实时显示。检测逻辑采用定时轮询机制，每隔1秒从视频流中截取一帧进行处理：</w:t>
      </w:r>
    </w:p>
    <w:p w14:paraId="20345FC8">
      <w:pPr>
        <w:ind w:firstLine="480"/>
        <w:rPr>
          <w:rFonts w:hint="eastAsia"/>
        </w:rPr>
      </w:pPr>
      <w:r>
        <w:t> async function captureAndDetect() {</w:t>
      </w:r>
      <w:r>
        <w:br w:type="textWrapping"/>
      </w:r>
      <w:r>
        <w:t>     const video = document.getElementById('video');</w:t>
      </w:r>
      <w:r>
        <w:br w:type="textWrapping"/>
      </w:r>
      <w:r>
        <w:t>     const canvas = document.createElement('canvas');</w:t>
      </w:r>
      <w:r>
        <w:br w:type="textWrapping"/>
      </w:r>
      <w:r>
        <w:t>     canvas.width = video.videoWidth || 640;</w:t>
      </w:r>
      <w:r>
        <w:br w:type="textWrapping"/>
      </w:r>
      <w:r>
        <w:t>     canvas.height = video.videoHeight || 480;</w:t>
      </w:r>
      <w:r>
        <w:br w:type="textWrapping"/>
      </w:r>
      <w:r>
        <w:t>     canvas.getContext('2d').drawImage(video, 0, 0);</w:t>
      </w:r>
      <w:r>
        <w:br w:type="textWrapping"/>
      </w:r>
      <w:r>
        <w:t>     const base64 = canvas.toDataURL('image/jpeg').split(',')[1];</w:t>
      </w:r>
      <w:r>
        <w:br w:type="textWrapping"/>
      </w:r>
      <w:r>
        <w:t>     const res = await fetch(`${API_BASE}/api/camera/detect`, {</w:t>
      </w:r>
      <w:r>
        <w:br w:type="textWrapping"/>
      </w:r>
      <w:r>
        <w:t>         method: 'POST',</w:t>
      </w:r>
      <w:r>
        <w:br w:type="textWrapping"/>
      </w:r>
      <w:r>
        <w:t>         headers: {'Content-Type': 'application/json'},</w:t>
      </w:r>
      <w:r>
        <w:br w:type="textWrapping"/>
      </w:r>
      <w:r>
        <w:t>         body: JSON.stringify({</w:t>
      </w:r>
      <w:r>
        <w:br w:type="textWrapping"/>
      </w:r>
      <w:r>
        <w:t>             frame: base64,</w:t>
      </w:r>
      <w:r>
        <w:br w:type="textWrapping"/>
      </w:r>
      <w:r>
        <w:t>             model_type: modelType,</w:t>
      </w:r>
      <w:r>
        <w:br w:type="textWrapping"/>
      </w:r>
      <w:r>
        <w:t>             enhancement_type: enhancementType</w:t>
      </w:r>
      <w:r>
        <w:br w:type="textWrapping"/>
      </w:r>
      <w:r>
        <w:t>         })</w:t>
      </w:r>
      <w:r>
        <w:br w:type="textWrapping"/>
      </w:r>
      <w:r>
        <w:t>     });</w:t>
      </w:r>
      <w:r>
        <w:br w:type="textWrapping"/>
      </w:r>
      <w:r>
        <w:t>     const data = await res.json();</w:t>
      </w:r>
      <w:r>
        <w:br w:type="textWrapping"/>
      </w:r>
      <w:r>
        <w:t>     updateResults(data);</w:t>
      </w:r>
      <w:r>
        <w:br w:type="textWrapping"/>
      </w:r>
      <w:r>
        <w:t> }</w:t>
      </w:r>
    </w:p>
    <w:p w14:paraId="141A2108">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0CEF25CA">
      <w:pPr>
        <w:ind w:firstLine="480"/>
        <w:rPr>
          <w:rFonts w:hint="eastAsia"/>
        </w:rPr>
      </w:pPr>
      <w:r>
        <w:rPr>
          <w:rFonts w:hint="eastAsia"/>
        </w:rPr>
        <w:t>视频识别模</w:t>
      </w:r>
      <w:r>
        <w:rPr>
          <w:rFonts w:hint="eastAsia"/>
          <w:szCs w:val="24"/>
        </w:rPr>
        <w:t>块前端界面见下方</w:t>
      </w:r>
      <w:r>
        <w:rPr>
          <w:rFonts w:hint="eastAsia"/>
          <w:szCs w:val="24"/>
        </w:rPr>
        <w:fldChar w:fldCharType="begin"/>
      </w:r>
      <w:r>
        <w:rPr>
          <w:szCs w:val="24"/>
        </w:rPr>
        <w:instrText xml:space="preserve"> REF _Ref15746 \h  \* MERGEFORMAT</w:instrText>
      </w:r>
      <w:r>
        <w:rPr>
          <w:rFonts w:hint="eastAsia"/>
          <w:szCs w:val="24"/>
        </w:rPr>
        <w:fldChar w:fldCharType="separate"/>
      </w:r>
      <w:r>
        <w:rPr>
          <w:rFonts w:hint="eastAsia" w:cs="宋体"/>
          <w:szCs w:val="24"/>
        </w:rPr>
        <w:t>图 4</w:t>
      </w:r>
      <w:r>
        <w:rPr>
          <w:rFonts w:hint="eastAsia"/>
          <w:szCs w:val="24"/>
        </w:rPr>
        <w:fldChar w:fldCharType="end"/>
      </w:r>
      <w:r>
        <w:rPr>
          <w:rFonts w:hint="eastAsia"/>
          <w:szCs w:val="24"/>
        </w:rPr>
        <w:t>所示：</w:t>
      </w:r>
    </w:p>
    <w:p w14:paraId="04204DE5">
      <w:pPr>
        <w:spacing w:line="240" w:lineRule="auto"/>
        <w:ind w:firstLine="0" w:firstLineChars="0"/>
        <w:rPr>
          <w:rFonts w:hint="eastAsia"/>
        </w:rPr>
      </w:pPr>
      <w:r>
        <w:drawing>
          <wp:inline distT="0" distB="0" distL="114300" distR="114300">
            <wp:extent cx="5747385" cy="2675890"/>
            <wp:effectExtent l="0" t="0" r="13335" b="1587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18"/>
                    <a:stretch>
                      <a:fillRect/>
                    </a:stretch>
                  </pic:blipFill>
                  <pic:spPr>
                    <a:xfrm>
                      <a:off x="0" y="0"/>
                      <a:ext cx="5747385" cy="2675890"/>
                    </a:xfrm>
                    <a:prstGeom prst="rect">
                      <a:avLst/>
                    </a:prstGeom>
                  </pic:spPr>
                </pic:pic>
              </a:graphicData>
            </a:graphic>
          </wp:inline>
        </w:drawing>
      </w:r>
    </w:p>
    <w:p w14:paraId="20A46C35">
      <w:pPr>
        <w:pStyle w:val="8"/>
        <w:spacing w:line="240" w:lineRule="auto"/>
        <w:ind w:firstLine="0" w:firstLineChars="0"/>
        <w:jc w:val="center"/>
        <w:rPr>
          <w:rFonts w:hint="eastAsia" w:ascii="宋体" w:hAnsi="宋体" w:eastAsia="宋体" w:cs="宋体"/>
          <w:b/>
          <w:bCs/>
          <w:sz w:val="21"/>
        </w:rPr>
      </w:pPr>
      <w:bookmarkStart w:id="88" w:name="_Ref15746"/>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4</w:t>
      </w:r>
      <w:r>
        <w:rPr>
          <w:rFonts w:hint="eastAsia" w:ascii="宋体" w:hAnsi="宋体" w:eastAsia="宋体" w:cs="宋体"/>
          <w:b/>
          <w:bCs/>
          <w:sz w:val="21"/>
        </w:rPr>
        <w:fldChar w:fldCharType="end"/>
      </w:r>
      <w:bookmarkEnd w:id="88"/>
      <w:r>
        <w:rPr>
          <w:rFonts w:hint="eastAsia" w:ascii="宋体" w:hAnsi="宋体" w:eastAsia="宋体" w:cs="宋体"/>
          <w:b/>
          <w:bCs/>
          <w:sz w:val="21"/>
        </w:rPr>
        <w:t>视像头识别界面</w:t>
      </w:r>
    </w:p>
    <w:p w14:paraId="4F47546A">
      <w:pPr>
        <w:pStyle w:val="4"/>
        <w:spacing w:before="156" w:after="156"/>
        <w:rPr>
          <w:rFonts w:hint="eastAsia"/>
        </w:rPr>
      </w:pPr>
      <w:bookmarkStart w:id="89" w:name="_Toc3795"/>
      <w:r>
        <w:t>4.2.5 历史记录模块</w:t>
      </w:r>
      <w:bookmarkEnd w:id="89"/>
    </w:p>
    <w:p w14:paraId="6DDC8677">
      <w:pPr>
        <w:ind w:firstLine="480"/>
        <w:rPr>
          <w:rFonts w:hint="eastAsia"/>
        </w:rPr>
      </w:pPr>
      <w:r>
        <w:t>历史记录页面以表格形式展示所有历史检测记录，支持分页浏览、单条删除、批量删除和清空全部操作。数据加载采用分页机制，每次请求/api/history?page=N&amp;per_page=10获取10条记录。表格包含15列，涵盖文件类型、文件名、各类车辆计数、增强图缩略图、检测图缩略图、处理时间和创建时间等信息。</w:t>
      </w:r>
    </w:p>
    <w:p w14:paraId="16022338">
      <w:pPr>
        <w:ind w:firstLine="480"/>
        <w:rPr>
          <w:rFonts w:hint="eastAsia"/>
        </w:rPr>
      </w:pPr>
      <w:r>
        <w:t>历史记录的缩略图功能通过点击触发全屏模态框预览，用户可以切换查看增强图像和检测标注图像。删除操作支持单条删除和批量选择删除两种方式，删除时同时清理数据库记录和对应的磁盘文件，确保数据一致性。</w:t>
      </w:r>
    </w:p>
    <w:p w14:paraId="0A137DA8">
      <w:pPr>
        <w:ind w:firstLine="480"/>
        <w:rPr>
          <w:rFonts w:hint="eastAsia"/>
        </w:rPr>
      </w:pPr>
      <w:r>
        <w:rPr>
          <w:rFonts w:hint="eastAsia"/>
        </w:rPr>
        <w:t>历史记录识别模块前端界</w:t>
      </w:r>
      <w:r>
        <w:rPr>
          <w:rFonts w:hint="eastAsia"/>
          <w:szCs w:val="24"/>
        </w:rPr>
        <w:t>面见下方</w:t>
      </w:r>
      <w:r>
        <w:rPr>
          <w:rFonts w:hint="eastAsia"/>
          <w:szCs w:val="24"/>
        </w:rPr>
        <w:fldChar w:fldCharType="begin"/>
      </w:r>
      <w:r>
        <w:rPr>
          <w:szCs w:val="24"/>
        </w:rPr>
        <w:instrText xml:space="preserve"> REF _Ref16217 \h  \* MERGEFORMAT</w:instrText>
      </w:r>
      <w:r>
        <w:rPr>
          <w:rFonts w:hint="eastAsia"/>
          <w:szCs w:val="24"/>
        </w:rPr>
        <w:fldChar w:fldCharType="separate"/>
      </w:r>
      <w:r>
        <w:rPr>
          <w:rFonts w:hint="eastAsia" w:cs="宋体"/>
          <w:szCs w:val="24"/>
        </w:rPr>
        <w:t>图 5</w:t>
      </w:r>
      <w:r>
        <w:rPr>
          <w:rFonts w:hint="eastAsia"/>
          <w:szCs w:val="24"/>
        </w:rPr>
        <w:fldChar w:fldCharType="end"/>
      </w:r>
      <w:r>
        <w:rPr>
          <w:rFonts w:hint="eastAsia"/>
          <w:szCs w:val="24"/>
        </w:rPr>
        <w:t>所</w:t>
      </w:r>
      <w:r>
        <w:rPr>
          <w:rFonts w:hint="eastAsia"/>
        </w:rPr>
        <w:t>示：</w:t>
      </w:r>
    </w:p>
    <w:p w14:paraId="604C77F3">
      <w:pPr>
        <w:spacing w:line="240" w:lineRule="auto"/>
        <w:ind w:firstLine="0" w:firstLineChars="0"/>
        <w:rPr>
          <w:rFonts w:hint="eastAsia"/>
        </w:rPr>
      </w:pPr>
      <w:r>
        <w:rPr>
          <w:rFonts w:hint="eastAsia"/>
        </w:rPr>
        <w:drawing>
          <wp:inline distT="0" distB="0" distL="114300" distR="114300">
            <wp:extent cx="5747385" cy="2675890"/>
            <wp:effectExtent l="0" t="0" r="13335" b="1587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19"/>
                    <a:stretch>
                      <a:fillRect/>
                    </a:stretch>
                  </pic:blipFill>
                  <pic:spPr>
                    <a:xfrm>
                      <a:off x="0" y="0"/>
                      <a:ext cx="5747385" cy="2675890"/>
                    </a:xfrm>
                    <a:prstGeom prst="rect">
                      <a:avLst/>
                    </a:prstGeom>
                  </pic:spPr>
                </pic:pic>
              </a:graphicData>
            </a:graphic>
          </wp:inline>
        </w:drawing>
      </w:r>
    </w:p>
    <w:p w14:paraId="4B2049BB">
      <w:pPr>
        <w:pStyle w:val="8"/>
        <w:spacing w:line="240" w:lineRule="auto"/>
        <w:ind w:firstLine="0" w:firstLineChars="0"/>
        <w:jc w:val="center"/>
        <w:rPr>
          <w:rFonts w:hint="eastAsia" w:ascii="宋体" w:hAnsi="宋体" w:eastAsia="宋体" w:cs="宋体"/>
          <w:b/>
          <w:bCs/>
          <w:sz w:val="21"/>
        </w:rPr>
      </w:pPr>
      <w:bookmarkStart w:id="90" w:name="_Ref16217"/>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5</w:t>
      </w:r>
      <w:r>
        <w:rPr>
          <w:rFonts w:hint="eastAsia" w:ascii="宋体" w:hAnsi="宋体" w:eastAsia="宋体" w:cs="宋体"/>
          <w:b/>
          <w:bCs/>
          <w:sz w:val="21"/>
        </w:rPr>
        <w:fldChar w:fldCharType="end"/>
      </w:r>
      <w:bookmarkEnd w:id="90"/>
      <w:r>
        <w:rPr>
          <w:rFonts w:hint="eastAsia" w:ascii="宋体" w:hAnsi="宋体" w:eastAsia="宋体" w:cs="宋体"/>
          <w:b/>
          <w:bCs/>
          <w:sz w:val="21"/>
        </w:rPr>
        <w:t>历史记录界面</w:t>
      </w:r>
    </w:p>
    <w:p w14:paraId="5E874483">
      <w:pPr>
        <w:pStyle w:val="4"/>
        <w:spacing w:before="156" w:after="156"/>
        <w:rPr>
          <w:rFonts w:hint="eastAsia"/>
        </w:rPr>
      </w:pPr>
      <w:bookmarkStart w:id="91" w:name="_Toc13863"/>
      <w:r>
        <w:t>4.2.6 测试结果分析页面</w:t>
      </w:r>
      <w:bookmarkEnd w:id="91"/>
    </w:p>
    <w:p w14:paraId="0EBB2C50">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00213570">
      <w:pPr>
        <w:ind w:firstLine="480"/>
        <w:rPr>
          <w:rFonts w:hint="eastAsia"/>
        </w:rPr>
      </w:pPr>
      <w:r>
        <w:rPr>
          <w:rFonts w:hint="eastAsia"/>
        </w:rPr>
        <w:t>测试结果模块前端</w:t>
      </w:r>
      <w:r>
        <w:rPr>
          <w:rFonts w:hint="eastAsia"/>
          <w:szCs w:val="24"/>
        </w:rPr>
        <w:t>界面见下方</w:t>
      </w:r>
      <w:r>
        <w:rPr>
          <w:rFonts w:hint="eastAsia"/>
          <w:szCs w:val="24"/>
        </w:rPr>
        <w:fldChar w:fldCharType="begin"/>
      </w:r>
      <w:r>
        <w:rPr>
          <w:szCs w:val="24"/>
        </w:rPr>
        <w:instrText xml:space="preserve"> REF _Ref16883 \h  \* MERGEFORMAT</w:instrText>
      </w:r>
      <w:r>
        <w:rPr>
          <w:rFonts w:hint="eastAsia"/>
          <w:szCs w:val="24"/>
        </w:rPr>
        <w:fldChar w:fldCharType="separate"/>
      </w:r>
      <w:r>
        <w:rPr>
          <w:rFonts w:hint="eastAsia" w:cs="宋体"/>
          <w:szCs w:val="24"/>
        </w:rPr>
        <w:t>图 6</w:t>
      </w:r>
      <w:r>
        <w:rPr>
          <w:rFonts w:hint="eastAsia"/>
          <w:szCs w:val="24"/>
        </w:rPr>
        <w:fldChar w:fldCharType="end"/>
      </w:r>
      <w:r>
        <w:rPr>
          <w:rFonts w:hint="eastAsia"/>
          <w:szCs w:val="24"/>
        </w:rPr>
        <w:t>所示</w:t>
      </w:r>
      <w:r>
        <w:rPr>
          <w:rFonts w:hint="eastAsia"/>
        </w:rPr>
        <w:t>：</w:t>
      </w:r>
    </w:p>
    <w:p w14:paraId="26BB06A2">
      <w:pPr>
        <w:spacing w:line="240" w:lineRule="auto"/>
        <w:ind w:firstLine="0" w:firstLineChars="0"/>
        <w:jc w:val="center"/>
        <w:rPr>
          <w:rFonts w:hint="eastAsia"/>
        </w:rPr>
      </w:pPr>
      <w:r>
        <w:rPr>
          <w:rFonts w:hint="eastAsia"/>
        </w:rPr>
        <w:drawing>
          <wp:inline distT="0" distB="0" distL="114300" distR="114300">
            <wp:extent cx="4673600" cy="6208395"/>
            <wp:effectExtent l="0" t="0" r="6985" b="1524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20"/>
                    <a:stretch>
                      <a:fillRect/>
                    </a:stretch>
                  </pic:blipFill>
                  <pic:spPr>
                    <a:xfrm>
                      <a:off x="0" y="0"/>
                      <a:ext cx="4673600" cy="6208395"/>
                    </a:xfrm>
                    <a:prstGeom prst="rect">
                      <a:avLst/>
                    </a:prstGeom>
                  </pic:spPr>
                </pic:pic>
              </a:graphicData>
            </a:graphic>
          </wp:inline>
        </w:drawing>
      </w:r>
    </w:p>
    <w:p w14:paraId="281A1297">
      <w:pPr>
        <w:pStyle w:val="8"/>
        <w:spacing w:line="240" w:lineRule="auto"/>
        <w:ind w:firstLine="0" w:firstLineChars="0"/>
        <w:jc w:val="center"/>
        <w:rPr>
          <w:rFonts w:hint="eastAsia" w:ascii="宋体" w:hAnsi="宋体" w:eastAsia="宋体" w:cs="宋体"/>
          <w:b/>
          <w:bCs/>
          <w:sz w:val="21"/>
        </w:rPr>
      </w:pPr>
      <w:bookmarkStart w:id="92" w:name="_Ref16883"/>
      <w:r>
        <w:rPr>
          <w:rFonts w:hint="eastAsia" w:ascii="宋体" w:hAnsi="宋体" w:eastAsia="宋体" w:cs="宋体"/>
          <w:b/>
          <w:bCs/>
          <w:sz w:val="21"/>
        </w:rPr>
        <w:t xml:space="preserve">图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图 \* ARABIC </w:instrText>
      </w:r>
      <w:r>
        <w:rPr>
          <w:rFonts w:hint="eastAsia" w:ascii="宋体" w:hAnsi="宋体" w:eastAsia="宋体" w:cs="宋体"/>
          <w:b/>
          <w:bCs/>
          <w:sz w:val="21"/>
        </w:rPr>
        <w:fldChar w:fldCharType="separate"/>
      </w:r>
      <w:r>
        <w:rPr>
          <w:rFonts w:hint="eastAsia" w:ascii="宋体" w:hAnsi="宋体" w:eastAsia="宋体" w:cs="宋体"/>
          <w:b/>
          <w:bCs/>
          <w:sz w:val="21"/>
        </w:rPr>
        <w:t>6</w:t>
      </w:r>
      <w:r>
        <w:rPr>
          <w:rFonts w:hint="eastAsia" w:ascii="宋体" w:hAnsi="宋体" w:eastAsia="宋体" w:cs="宋体"/>
          <w:b/>
          <w:bCs/>
          <w:sz w:val="21"/>
        </w:rPr>
        <w:fldChar w:fldCharType="end"/>
      </w:r>
      <w:bookmarkEnd w:id="92"/>
      <w:r>
        <w:rPr>
          <w:rFonts w:hint="eastAsia" w:ascii="宋体" w:hAnsi="宋体" w:eastAsia="宋体" w:cs="宋体"/>
          <w:b/>
          <w:bCs/>
          <w:sz w:val="21"/>
        </w:rPr>
        <w:t>测试结果界面</w:t>
      </w:r>
    </w:p>
    <w:p w14:paraId="493E3357">
      <w:pPr>
        <w:pStyle w:val="3"/>
        <w:spacing w:before="156" w:after="156"/>
        <w:rPr>
          <w:rFonts w:hint="eastAsia"/>
        </w:rPr>
      </w:pPr>
      <w:bookmarkStart w:id="93" w:name="_Toc16926"/>
      <w:r>
        <w:t>4.3 后端路由设计与实现</w:t>
      </w:r>
      <w:bookmarkEnd w:id="93"/>
    </w:p>
    <w:p w14:paraId="069CF689">
      <w:pPr>
        <w:ind w:firstLine="480"/>
        <w:rPr>
          <w:rFonts w:hint="eastAsia"/>
        </w:rPr>
      </w:pPr>
      <w:r>
        <w:t>后端采用Flask框架的Blueprint（蓝图）机制组织路由，将不同功能的路由分散到独立的模块中。应用入口</w:t>
      </w:r>
      <w:r>
        <w:fldChar w:fldCharType="begin"/>
      </w:r>
      <w:r>
        <w:instrText xml:space="preserve"> HYPERLINK "E:/Workspace/bishe-1/backend/app.py" </w:instrText>
      </w:r>
      <w:r>
        <w:fldChar w:fldCharType="separate"/>
      </w:r>
      <w:r>
        <w:t>app.py</w:t>
      </w:r>
      <w:r>
        <w:fldChar w:fldCharType="end"/>
      </w:r>
      <w:r>
        <w:t>负责创建Flask应用实例、加载配置、注册蓝图和启动服务。核心的路由注册代码如下：</w:t>
      </w:r>
    </w:p>
    <w:p w14:paraId="5C5B0589">
      <w:pPr>
        <w:ind w:firstLine="480"/>
        <w:rPr>
          <w:rFonts w:hint="eastAsia"/>
        </w:rPr>
      </w:pPr>
      <w:r>
        <w:t> def create_app():</w:t>
      </w:r>
      <w:r>
        <w:br w:type="textWrapping"/>
      </w:r>
      <w:r>
        <w:t>     app = Flask(__name__)</w:t>
      </w:r>
      <w:r>
        <w:br w:type="textWrapping"/>
      </w:r>
      <w:r>
        <w:t>     app.config.from_object(Config)</w:t>
      </w:r>
      <w:r>
        <w:br w:type="textWrapping"/>
      </w:r>
      <w:r>
        <w:t>     CORS(app)</w:t>
      </w:r>
      <w:r>
        <w:br w:type="textWrapping"/>
      </w:r>
      <w:r>
        <w:t>     os.makedirs(app.config["UPLOAD_FOLDER"], exist_ok=True)</w:t>
      </w:r>
      <w:r>
        <w:br w:type="textWrapping"/>
      </w:r>
      <w:r>
        <w:t>     os.makedirs(app.config["OUTPUT_FOLDER"], exist_ok=True)</w:t>
      </w:r>
      <w:r>
        <w:br w:type="textWrapping"/>
      </w:r>
      <w:r>
        <w:t>     init_database()</w:t>
      </w:r>
      <w:r>
        <w:br w:type="textWrapping"/>
      </w:r>
      <w:r>
        <w:t>     from routes.image_routes import image_bp</w:t>
      </w:r>
      <w:r>
        <w:br w:type="textWrapping"/>
      </w:r>
      <w:r>
        <w:t>     from routes.video_routes import video_bp</w:t>
      </w:r>
      <w:r>
        <w:br w:type="textWrapping"/>
      </w:r>
      <w:r>
        <w:t>     from routes.camera_routes import camera_bp</w:t>
      </w:r>
      <w:r>
        <w:br w:type="textWrapping"/>
      </w:r>
      <w:r>
        <w:t>     from routes.history_routes import history_bp</w:t>
      </w:r>
      <w:r>
        <w:br w:type="textWrapping"/>
      </w:r>
      <w:r>
        <w:t>     app.register_blueprint(image_bp, url_prefix="/api/image")</w:t>
      </w:r>
      <w:r>
        <w:br w:type="textWrapping"/>
      </w:r>
      <w:r>
        <w:t>     app.register_blueprint(video_bp, url_prefix="/api/video")</w:t>
      </w:r>
      <w:r>
        <w:br w:type="textWrapping"/>
      </w:r>
      <w:r>
        <w:t>     app.register_blueprint(camera_bp, url_prefix="/api/camera")</w:t>
      </w:r>
      <w:r>
        <w:br w:type="textWrapping"/>
      </w:r>
      <w:r>
        <w:t>     app.register_blueprint(history_bp, url_prefix="")</w:t>
      </w:r>
      <w:r>
        <w:br w:type="textWrapping"/>
      </w:r>
      <w:r>
        <w:t>     return app</w:t>
      </w:r>
    </w:p>
    <w:p w14:paraId="3FBBC884">
      <w:pPr>
        <w:ind w:firstLine="480"/>
        <w:rPr>
          <w:rFonts w:hint="eastAsia"/>
        </w:rPr>
      </w:pPr>
      <w:r>
        <w:t>各路由模块职责明确：</w:t>
      </w:r>
      <w:r>
        <w:fldChar w:fldCharType="begin"/>
      </w:r>
      <w:r>
        <w:instrText xml:space="preserve"> HYPERLINK "E:/Workspace/bishe-1/backend/routes/image_routes.py" </w:instrText>
      </w:r>
      <w:r>
        <w:fldChar w:fldCharType="separate"/>
      </w:r>
      <w:r>
        <w:t>/api/image</w:t>
      </w:r>
      <w:r>
        <w:fldChar w:fldCharType="end"/>
      </w:r>
      <w:r>
        <w:t>路由负责图像的上传、增强和检测；</w:t>
      </w:r>
      <w:r>
        <w:fldChar w:fldCharType="begin"/>
      </w:r>
      <w:r>
        <w:instrText xml:space="preserve"> HYPERLINK "E:/Workspace/bishe-1/backend/routes/video_routes.py" </w:instrText>
      </w:r>
      <w:r>
        <w:fldChar w:fldCharType="separate"/>
      </w:r>
      <w:r>
        <w:t>/api/video</w:t>
      </w:r>
      <w:r>
        <w:fldChar w:fldCharType="end"/>
      </w:r>
      <w:r>
        <w:t>路由负责视频文件的增强和检测；</w:t>
      </w:r>
      <w:r>
        <w:fldChar w:fldCharType="begin"/>
      </w:r>
      <w:r>
        <w:instrText xml:space="preserve"> HYPERLINK "E:/Workspace/bishe-1/backend/routes/camera_routes.py" </w:instrText>
      </w:r>
      <w:r>
        <w:fldChar w:fldCharType="separate"/>
      </w:r>
      <w:r>
        <w:t>/api/camera</w:t>
      </w:r>
      <w:r>
        <w:fldChar w:fldCharType="end"/>
      </w:r>
      <w:r>
        <w:t>路由处理摄像头帧的实时检测；历史记录路由覆盖CRUD操作，同时提供benchmark评测数据的查询接口。</w:t>
      </w:r>
    </w:p>
    <w:p w14:paraId="6855B111">
      <w:pPr>
        <w:ind w:firstLine="480"/>
        <w:rPr>
          <w:rFonts w:hint="eastAsia"/>
        </w:rPr>
      </w:pPr>
      <w:r>
        <w:t>系统配置通过</w:t>
      </w:r>
      <w:r>
        <w:fldChar w:fldCharType="begin"/>
      </w:r>
      <w:r>
        <w:instrText xml:space="preserve"> HYPERLINK "E:/Workspace/bishe-1/backend/config.py" </w:instrText>
      </w:r>
      <w:r>
        <w:fldChar w:fldCharType="separate"/>
      </w:r>
      <w:r>
        <w:t>Config</w:t>
      </w:r>
      <w:r>
        <w:fldChar w:fldCharType="end"/>
      </w:r>
      <w:r>
        <w:t>类统一管理，包含MySQL数据库连接参数、文件上传路径、允许的文件类型和最大文件大小限制。上传文件大小限制设置为100MB，既满足了视频文件上传的需求，又防止了恶意的大文件上传攻击。</w:t>
      </w:r>
    </w:p>
    <w:p w14:paraId="68AC2933">
      <w:pPr>
        <w:pStyle w:val="4"/>
        <w:spacing w:before="156" w:after="156"/>
        <w:rPr>
          <w:rFonts w:hint="eastAsia"/>
        </w:rPr>
      </w:pPr>
      <w:bookmarkStart w:id="94" w:name="_Toc3282"/>
      <w:r>
        <w:t>4.3.1 图像处理路由</w:t>
      </w:r>
      <w:bookmarkEnd w:id="94"/>
    </w:p>
    <w:p w14:paraId="66BB52FF">
      <w:pPr>
        <w:ind w:firstLine="480"/>
        <w:rPr>
          <w:rFonts w:hint="eastAsia"/>
        </w:rPr>
      </w:pPr>
      <w:r>
        <w:t>图像处理路由封装在image_routes.py中，提供两个核心API端点：</w:t>
      </w:r>
    </w:p>
    <w:p w14:paraId="6766520C">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076F20A4">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226A5A43">
      <w:pPr>
        <w:pStyle w:val="4"/>
        <w:spacing w:before="156" w:after="156"/>
        <w:rPr>
          <w:rFonts w:hint="eastAsia"/>
        </w:rPr>
      </w:pPr>
      <w:bookmarkStart w:id="95" w:name="_Toc17308"/>
      <w:r>
        <w:t>4.3.2 视频处理路由</w:t>
      </w:r>
      <w:bookmarkEnd w:id="95"/>
    </w:p>
    <w:p w14:paraId="3F325B8E">
      <w:pPr>
        <w:ind w:firstLine="480"/>
        <w:rPr>
          <w:rFonts w:hint="eastAsia"/>
        </w:rPr>
      </w:pPr>
      <w:r>
        <w:t>视频处理路由在</w:t>
      </w:r>
      <w:r>
        <w:fldChar w:fldCharType="begin"/>
      </w:r>
      <w:r>
        <w:instrText xml:space="preserve"> HYPERLINK "E:/Workspace/bishe-1/backend/routes/video_routes.py" </w:instrText>
      </w:r>
      <w:r>
        <w:fldChar w:fldCharType="separate"/>
      </w:r>
      <w:r>
        <w:t>video_routes.py</w:t>
      </w:r>
      <w:r>
        <w:fldChar w:fldCharType="end"/>
      </w:r>
      <w:r>
        <w:t>中实现，同样提供增强和检测两个端点。</w:t>
      </w:r>
    </w:p>
    <w:p w14:paraId="342C139C">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0189AD08">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4A9EA449">
      <w:pPr>
        <w:pStyle w:val="4"/>
        <w:spacing w:before="156" w:after="156"/>
        <w:rPr>
          <w:rFonts w:hint="eastAsia"/>
        </w:rPr>
      </w:pPr>
      <w:bookmarkStart w:id="96" w:name="_Toc29309"/>
      <w:r>
        <w:t>4.3.3 摄像头实时检测路由</w:t>
      </w:r>
      <w:bookmarkEnd w:id="96"/>
    </w:p>
    <w:p w14:paraId="48B3DDBF">
      <w:pPr>
        <w:ind w:firstLine="480"/>
        <w:rPr>
          <w:rFonts w:hint="eastAsia"/>
        </w:rPr>
      </w:pPr>
      <w:r>
        <w:t>摄像头路由在</w:t>
      </w:r>
      <w:r>
        <w:fldChar w:fldCharType="begin"/>
      </w:r>
      <w:r>
        <w:instrText xml:space="preserve"> HYPERLINK "E:/Workspace/bishe-1/backend/routes/camera_routes.py" </w:instrText>
      </w:r>
      <w:r>
        <w:fldChar w:fldCharType="separate"/>
      </w:r>
      <w:r>
        <w:t>camera_routes.py</w:t>
      </w:r>
      <w:r>
        <w:fldChar w:fldCharType="end"/>
      </w:r>
      <w:r>
        <w:t>中实现，POST /api/camera/detect端点接收前端传来的Base64编码帧。</w:t>
      </w:r>
    </w:p>
    <w:p w14:paraId="7463EA98">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361B443B">
      <w:pPr>
        <w:ind w:firstLine="480"/>
        <w:rPr>
          <w:rFonts w:hint="eastAsia"/>
        </w:rPr>
      </w:pPr>
      <w:r>
        <w:t>系统还包含自动清理机制cleanup_old_camera_images，当output/detected/目录中的摄像头检测结果超过50张时，自动删除最旧的文件，防止磁盘空间被无限占用。</w:t>
      </w:r>
    </w:p>
    <w:p w14:paraId="2113CB9A">
      <w:pPr>
        <w:pStyle w:val="3"/>
        <w:spacing w:before="156" w:after="156"/>
        <w:rPr>
          <w:rFonts w:hint="eastAsia"/>
        </w:rPr>
      </w:pPr>
      <w:bookmarkStart w:id="97" w:name="_Toc25673"/>
      <w:r>
        <w:t>4.4 数据库设计</w:t>
      </w:r>
      <w:bookmarkEnd w:id="97"/>
      <w:r>
        <w:commentReference w:id="10"/>
      </w:r>
    </w:p>
    <w:p w14:paraId="0FA64F5F">
      <w:pPr>
        <w:pStyle w:val="4"/>
        <w:spacing w:before="156" w:after="156"/>
        <w:rPr>
          <w:rFonts w:hint="eastAsia"/>
        </w:rPr>
      </w:pPr>
      <w:bookmarkStart w:id="98" w:name="_Toc27401"/>
      <w:r>
        <w:t>4.4.1 数据库选型与连接管理</w:t>
      </w:r>
      <w:bookmarkEnd w:id="98"/>
    </w:p>
    <w:p w14:paraId="67E4338C">
      <w:pPr>
        <w:ind w:firstLine="480"/>
        <w:rPr>
          <w:rFonts w:hint="eastAsia"/>
        </w:rPr>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7D55B660">
      <w:pPr>
        <w:pStyle w:val="4"/>
        <w:spacing w:before="156" w:after="156"/>
        <w:rPr>
          <w:rFonts w:hint="eastAsia"/>
        </w:rPr>
      </w:pPr>
      <w:bookmarkStart w:id="99" w:name="_Toc31760"/>
      <w:r>
        <w:t>4.4.2 数据表结构</w:t>
      </w:r>
      <w:bookmarkEnd w:id="99"/>
    </w:p>
    <w:p w14:paraId="600BBAA4">
      <w:pPr>
        <w:ind w:firstLine="480"/>
        <w:rPr>
          <w:rFonts w:hint="eastAsia"/>
        </w:rPr>
      </w:pPr>
      <w:r>
        <w:t>核心数据表为detection_records，</w:t>
      </w:r>
      <w:r>
        <w:rPr>
          <w:szCs w:val="24"/>
        </w:rPr>
        <w:t>其结构设计如下</w:t>
      </w:r>
      <w:r>
        <w:rPr>
          <w:szCs w:val="24"/>
        </w:rPr>
        <w:fldChar w:fldCharType="begin"/>
      </w:r>
      <w:r>
        <w:rPr>
          <w:szCs w:val="24"/>
        </w:rPr>
        <w:instrText xml:space="preserve"> REF _Ref17389 \h  \* MERGEFORMAT</w:instrText>
      </w:r>
      <w:r>
        <w:rPr>
          <w:szCs w:val="24"/>
        </w:rPr>
        <w:fldChar w:fldCharType="separate"/>
      </w:r>
      <w:r>
        <w:rPr>
          <w:rFonts w:hint="eastAsia" w:cs="宋体"/>
          <w:szCs w:val="24"/>
        </w:rPr>
        <w:t>表 2</w:t>
      </w:r>
      <w:r>
        <w:rPr>
          <w:szCs w:val="24"/>
        </w:rPr>
        <w:fldChar w:fldCharType="end"/>
      </w:r>
      <w:r>
        <w:rPr>
          <w:rFonts w:hint="eastAsia"/>
          <w:szCs w:val="24"/>
        </w:rPr>
        <w:t>所示</w:t>
      </w:r>
      <w:r>
        <w:t>：</w:t>
      </w:r>
    </w:p>
    <w:p w14:paraId="56DD829F">
      <w:pPr>
        <w:pStyle w:val="8"/>
        <w:ind w:firstLine="0" w:firstLineChars="0"/>
        <w:jc w:val="center"/>
        <w:rPr>
          <w:rFonts w:hint="eastAsia" w:ascii="宋体" w:hAnsi="宋体" w:eastAsia="宋体" w:cs="宋体"/>
          <w:b/>
          <w:bCs/>
          <w:sz w:val="21"/>
        </w:rPr>
      </w:pPr>
      <w:bookmarkStart w:id="100" w:name="_Ref17389"/>
      <w:r>
        <w:rPr>
          <w:rFonts w:hint="eastAsia" w:ascii="宋体" w:hAnsi="宋体" w:eastAsia="宋体" w:cs="宋体"/>
          <w:b/>
          <w:bCs/>
          <w:sz w:val="21"/>
        </w:rPr>
        <w:t xml:space="preserve">表 </w:t>
      </w:r>
      <w:r>
        <w:rPr>
          <w:rFonts w:hint="eastAsia" w:ascii="宋体" w:hAnsi="宋体" w:eastAsia="宋体" w:cs="宋体"/>
          <w:b/>
          <w:bCs/>
          <w:sz w:val="21"/>
        </w:rPr>
        <w:fldChar w:fldCharType="begin"/>
      </w:r>
      <w:r>
        <w:rPr>
          <w:rFonts w:hint="eastAsia" w:ascii="宋体" w:hAnsi="宋体" w:eastAsia="宋体" w:cs="宋体"/>
          <w:b/>
          <w:bCs/>
          <w:sz w:val="21"/>
        </w:rPr>
        <w:instrText xml:space="preserve"> SEQ 表 \* ARABIC </w:instrText>
      </w:r>
      <w:r>
        <w:rPr>
          <w:rFonts w:hint="eastAsia" w:ascii="宋体" w:hAnsi="宋体" w:eastAsia="宋体" w:cs="宋体"/>
          <w:b/>
          <w:bCs/>
          <w:sz w:val="21"/>
        </w:rPr>
        <w:fldChar w:fldCharType="separate"/>
      </w:r>
      <w:r>
        <w:rPr>
          <w:rFonts w:hint="eastAsia" w:ascii="宋体" w:hAnsi="宋体" w:eastAsia="宋体" w:cs="宋体"/>
          <w:b/>
          <w:bCs/>
          <w:sz w:val="21"/>
        </w:rPr>
        <w:t>2</w:t>
      </w:r>
      <w:r>
        <w:rPr>
          <w:rFonts w:hint="eastAsia" w:ascii="宋体" w:hAnsi="宋体" w:eastAsia="宋体" w:cs="宋体"/>
          <w:b/>
          <w:bCs/>
          <w:sz w:val="21"/>
        </w:rPr>
        <w:fldChar w:fldCharType="end"/>
      </w:r>
      <w:bookmarkEnd w:id="100"/>
      <w:r>
        <w:rPr>
          <w:rFonts w:hint="eastAsia" w:ascii="宋体" w:hAnsi="宋体" w:eastAsia="宋体" w:cs="宋体"/>
          <w:b/>
          <w:bCs/>
          <w:sz w:val="21"/>
        </w:rPr>
        <w:t>数据表结构设计</w:t>
      </w:r>
    </w:p>
    <w:tbl>
      <w:tblPr>
        <w:tblStyle w:val="21"/>
        <w:tblW w:w="875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145"/>
        <w:gridCol w:w="2881"/>
        <w:gridCol w:w="2732"/>
      </w:tblGrid>
      <w:tr w14:paraId="2E608D6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3145"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B2F8A8D">
            <w:pPr>
              <w:ind w:firstLine="480"/>
              <w:rPr>
                <w:rFonts w:hint="eastAsia"/>
              </w:rPr>
            </w:pPr>
            <w:r>
              <w:t>字段名</w:t>
            </w:r>
          </w:p>
        </w:tc>
        <w:tc>
          <w:tcPr>
            <w:tcW w:w="2881"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F4955EE">
            <w:pPr>
              <w:ind w:firstLine="480"/>
              <w:rPr>
                <w:rFonts w:hint="eastAsia"/>
              </w:rPr>
            </w:pPr>
            <w:r>
              <w:t>类型</w:t>
            </w:r>
          </w:p>
        </w:tc>
        <w:tc>
          <w:tcPr>
            <w:tcW w:w="273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84BB98C">
            <w:pPr>
              <w:ind w:firstLine="480"/>
              <w:rPr>
                <w:rFonts w:hint="eastAsia"/>
              </w:rPr>
            </w:pPr>
            <w:r>
              <w:t>说明</w:t>
            </w:r>
          </w:p>
        </w:tc>
      </w:tr>
      <w:tr w14:paraId="55B3D48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8BC03D2">
            <w:pPr>
              <w:ind w:firstLine="480"/>
              <w:rPr>
                <w:rFonts w:hint="eastAsia"/>
              </w:rPr>
            </w:pPr>
            <w:r>
              <w:t>id</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17BFDE5">
            <w:pPr>
              <w:ind w:firstLine="480"/>
              <w:rPr>
                <w:rFonts w:hint="eastAsia"/>
              </w:rPr>
            </w:pPr>
            <w:r>
              <w:t>INT PRIMARY KEY AUTO_INCREMENT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43585B">
            <w:pPr>
              <w:ind w:firstLine="480"/>
              <w:rPr>
                <w:rFonts w:hint="eastAsia"/>
              </w:rPr>
            </w:pPr>
            <w:r>
              <w:t>自增主键</w:t>
            </w:r>
          </w:p>
        </w:tc>
      </w:tr>
      <w:tr w14:paraId="27E7176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EF7F21E">
            <w:pPr>
              <w:ind w:firstLine="480"/>
              <w:rPr>
                <w:rFonts w:hint="eastAsia"/>
              </w:rPr>
            </w:pPr>
            <w:r>
              <w:t>file_type</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A5EAAE5">
            <w:pPr>
              <w:ind w:firstLine="480"/>
              <w:rPr>
                <w:rFonts w:hint="eastAsia"/>
              </w:rPr>
            </w:pPr>
            <w:r>
              <w:t>ENUM('image','video','camera')</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687F38">
            <w:pPr>
              <w:ind w:firstLine="480"/>
              <w:rPr>
                <w:rFonts w:hint="eastAsia"/>
              </w:rPr>
            </w:pPr>
            <w:r>
              <w:t>文件类型</w:t>
            </w:r>
          </w:p>
        </w:tc>
      </w:tr>
      <w:tr w14:paraId="4F3DC6D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06944E6">
            <w:pPr>
              <w:ind w:firstLine="480"/>
              <w:rPr>
                <w:rFonts w:hint="eastAsia"/>
              </w:rPr>
            </w:pPr>
            <w:r>
              <w:t>file_name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B60F6E2">
            <w:pPr>
              <w:ind w:firstLine="480"/>
              <w:rPr>
                <w:rFonts w:hint="eastAsia"/>
              </w:rPr>
            </w:pPr>
            <w:r>
              <w:t>VARCHAR(255)</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E0E60F7">
            <w:pPr>
              <w:ind w:firstLine="480"/>
              <w:rPr>
                <w:rFonts w:hint="eastAsia"/>
              </w:rPr>
            </w:pPr>
            <w:r>
              <w:t>原始文件名</w:t>
            </w:r>
          </w:p>
        </w:tc>
      </w:tr>
      <w:tr w14:paraId="4812545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757E154">
            <w:pPr>
              <w:ind w:firstLine="480"/>
              <w:rPr>
                <w:rFonts w:hint="eastAsia"/>
              </w:rPr>
            </w:pPr>
            <w:r>
              <w:t>file_path</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1E2B6E6">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72E3D8D">
            <w:pPr>
              <w:ind w:firstLine="480"/>
              <w:rPr>
                <w:rFonts w:hint="eastAsia"/>
              </w:rPr>
            </w:pPr>
            <w:r>
              <w:t>文件存储路径</w:t>
            </w:r>
          </w:p>
        </w:tc>
      </w:tr>
      <w:tr w14:paraId="08E4556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5B2D27F">
            <w:pPr>
              <w:ind w:firstLine="480"/>
              <w:rPr>
                <w:rFonts w:hint="eastAsia"/>
              </w:rPr>
            </w:pPr>
            <w:r>
              <w:t>total_vehicles</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03C6EC4">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63079F2">
            <w:pPr>
              <w:ind w:firstLine="480"/>
              <w:rPr>
                <w:rFonts w:hint="eastAsia"/>
              </w:rPr>
            </w:pPr>
            <w:r>
              <w:t>检测车辆总数</w:t>
            </w:r>
          </w:p>
        </w:tc>
      </w:tr>
      <w:tr w14:paraId="5662180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CD6AE0D">
            <w:pPr>
              <w:ind w:firstLine="480"/>
              <w:rPr>
                <w:rFonts w:hint="eastAsia"/>
              </w:rPr>
            </w:pPr>
            <w:r>
              <w:t>car_count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261B83F">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9264080">
            <w:pPr>
              <w:ind w:firstLine="480"/>
              <w:rPr>
                <w:rFonts w:hint="eastAsia"/>
              </w:rPr>
            </w:pPr>
            <w:r>
              <w:t>轿车数量</w:t>
            </w:r>
          </w:p>
        </w:tc>
      </w:tr>
      <w:tr w14:paraId="04B076F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54F697">
            <w:pPr>
              <w:ind w:firstLine="480"/>
              <w:rPr>
                <w:rFonts w:hint="eastAsia"/>
              </w:rPr>
            </w:pPr>
            <w:r>
              <w:t>truck_count</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63BC7C3">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1A22D8">
            <w:pPr>
              <w:ind w:firstLine="480"/>
              <w:rPr>
                <w:rFonts w:hint="eastAsia"/>
              </w:rPr>
            </w:pPr>
            <w:r>
              <w:t>卡车数量</w:t>
            </w:r>
          </w:p>
        </w:tc>
      </w:tr>
      <w:tr w14:paraId="7F129F5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9754FFD">
            <w:pPr>
              <w:ind w:firstLine="480"/>
              <w:rPr>
                <w:rFonts w:hint="eastAsia"/>
              </w:rPr>
            </w:pPr>
            <w:r>
              <w:t>bus_count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C732EEE">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E499B2A">
            <w:pPr>
              <w:ind w:firstLine="480"/>
              <w:rPr>
                <w:rFonts w:hint="eastAsia"/>
              </w:rPr>
            </w:pPr>
            <w:r>
              <w:t>公交车数量</w:t>
            </w:r>
          </w:p>
        </w:tc>
      </w:tr>
      <w:tr w14:paraId="7D22D0C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2FEA797">
            <w:pPr>
              <w:ind w:firstLine="480"/>
              <w:rPr>
                <w:rFonts w:hint="eastAsia"/>
              </w:rPr>
            </w:pPr>
            <w:r>
              <w:t>motorcycle_count</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E85BD73">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B2A44C">
            <w:pPr>
              <w:ind w:firstLine="480"/>
              <w:rPr>
                <w:rFonts w:hint="eastAsia"/>
              </w:rPr>
            </w:pPr>
            <w:r>
              <w:t>摩托车数量</w:t>
            </w:r>
          </w:p>
        </w:tc>
      </w:tr>
      <w:tr w14:paraId="77835A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0166F9F">
            <w:pPr>
              <w:ind w:firstLine="480"/>
              <w:rPr>
                <w:rFonts w:hint="eastAsia"/>
              </w:rPr>
            </w:pPr>
            <w:r>
              <w:t>bicycle_count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EC8BE57">
            <w:pPr>
              <w:ind w:firstLine="480"/>
              <w:rPr>
                <w:rFonts w:hint="eastAsia"/>
              </w:rPr>
            </w:pPr>
            <w:r>
              <w:t>INT</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08270F4">
            <w:pPr>
              <w:ind w:firstLine="480"/>
              <w:rPr>
                <w:rFonts w:hint="eastAsia"/>
              </w:rPr>
            </w:pPr>
            <w:r>
              <w:t>自行车数量</w:t>
            </w:r>
          </w:p>
        </w:tc>
      </w:tr>
      <w:tr w14:paraId="498B4E6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5CC2213">
            <w:pPr>
              <w:ind w:firstLine="480"/>
              <w:rPr>
                <w:rFonts w:hint="eastAsia"/>
              </w:rPr>
            </w:pPr>
            <w:r>
              <w:t>enhanced_image_path</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7B8B8F9">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42D5632">
            <w:pPr>
              <w:ind w:firstLine="480"/>
              <w:rPr>
                <w:rFonts w:hint="eastAsia"/>
              </w:rPr>
            </w:pPr>
            <w:r>
              <w:t>增强后图像路径</w:t>
            </w:r>
          </w:p>
        </w:tc>
      </w:tr>
      <w:tr w14:paraId="74579EF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F676D3">
            <w:pPr>
              <w:ind w:firstLine="480"/>
              <w:rPr>
                <w:rFonts w:hint="eastAsia"/>
              </w:rPr>
            </w:pPr>
            <w:r>
              <w:t>detected_image_path</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D3395E8">
            <w:pPr>
              <w:ind w:firstLine="480"/>
              <w:rPr>
                <w:rFonts w:hint="eastAsia"/>
              </w:rPr>
            </w:pPr>
            <w:r>
              <w:t>VARCHAR(500)</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394E88B">
            <w:pPr>
              <w:ind w:firstLine="480"/>
              <w:rPr>
                <w:rFonts w:hint="eastAsia"/>
              </w:rPr>
            </w:pPr>
            <w:r>
              <w:t>标注后图像路径</w:t>
            </w:r>
          </w:p>
        </w:tc>
      </w:tr>
      <w:tr w14:paraId="780B696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ECB16AE">
            <w:pPr>
              <w:ind w:firstLine="480"/>
              <w:rPr>
                <w:rFonts w:hint="eastAsia"/>
              </w:rPr>
            </w:pPr>
            <w:r>
              <w:t>enhanced_image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BF6CFA3">
            <w:pPr>
              <w:ind w:firstLine="480"/>
              <w:rPr>
                <w:rFonts w:hint="eastAsia"/>
              </w:rPr>
            </w:pPr>
            <w:r>
              <w:t>LONGBLOB</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962A27">
            <w:pPr>
              <w:ind w:firstLine="480"/>
              <w:rPr>
                <w:rFonts w:hint="eastAsia"/>
              </w:rPr>
            </w:pPr>
            <w:r>
              <w:t>增强图像二进制数据</w:t>
            </w:r>
          </w:p>
        </w:tc>
      </w:tr>
      <w:tr w14:paraId="4994CCB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B0501AF">
            <w:pPr>
              <w:ind w:firstLine="480"/>
              <w:rPr>
                <w:rFonts w:hint="eastAsia"/>
              </w:rPr>
            </w:pPr>
            <w:r>
              <w:t>detected_image</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14644F8">
            <w:pPr>
              <w:ind w:firstLine="480"/>
              <w:rPr>
                <w:rFonts w:hint="eastAsia"/>
              </w:rPr>
            </w:pPr>
            <w:r>
              <w:t>LONGBLOB</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7A049BE">
            <w:pPr>
              <w:ind w:firstLine="480"/>
              <w:rPr>
                <w:rFonts w:hint="eastAsia"/>
              </w:rPr>
            </w:pPr>
            <w:r>
              <w:t>标注图像二进制数据</w:t>
            </w:r>
          </w:p>
        </w:tc>
      </w:tr>
      <w:tr w14:paraId="5CEE75F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8699282">
            <w:pPr>
              <w:ind w:firstLine="480"/>
              <w:rPr>
                <w:rFonts w:hint="eastAsia"/>
              </w:rPr>
            </w:pPr>
            <w:r>
              <w:t>processing_time</w:t>
            </w:r>
          </w:p>
        </w:tc>
        <w:tc>
          <w:tcPr>
            <w:tcW w:w="288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EA7D1B5">
            <w:pPr>
              <w:ind w:firstLine="480"/>
              <w:rPr>
                <w:rFonts w:hint="eastAsia"/>
              </w:rPr>
            </w:pPr>
            <w:r>
              <w:t>FLOAT</w:t>
            </w:r>
          </w:p>
        </w:tc>
        <w:tc>
          <w:tcPr>
            <w:tcW w:w="273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62CFAC2">
            <w:pPr>
              <w:ind w:firstLine="480"/>
              <w:rPr>
                <w:rFonts w:hint="eastAsia"/>
              </w:rPr>
            </w:pPr>
            <w:r>
              <w:t>处理耗时（秒）</w:t>
            </w:r>
          </w:p>
        </w:tc>
      </w:tr>
      <w:tr w14:paraId="769397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3145"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FEBD5D0">
            <w:pPr>
              <w:ind w:firstLine="480"/>
              <w:rPr>
                <w:rFonts w:hint="eastAsia"/>
              </w:rPr>
            </w:pPr>
            <w:r>
              <w:t>created_at</w:t>
            </w:r>
          </w:p>
        </w:tc>
        <w:tc>
          <w:tcPr>
            <w:tcW w:w="288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0DD6F3B">
            <w:pPr>
              <w:ind w:firstLine="480"/>
              <w:rPr>
                <w:rFonts w:hint="eastAsia"/>
              </w:rPr>
            </w:pPr>
            <w:r>
              <w:t>TIMESTAMP</w:t>
            </w:r>
          </w:p>
        </w:tc>
        <w:tc>
          <w:tcPr>
            <w:tcW w:w="273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BED17E3">
            <w:pPr>
              <w:ind w:firstLine="480"/>
              <w:rPr>
                <w:rFonts w:hint="eastAsia"/>
              </w:rPr>
            </w:pPr>
            <w:r>
              <w:t>创建时间</w:t>
            </w:r>
          </w:p>
        </w:tc>
      </w:tr>
    </w:tbl>
    <w:p w14:paraId="15877A0A">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6935D927">
      <w:pPr>
        <w:pStyle w:val="4"/>
        <w:spacing w:before="156" w:after="156"/>
        <w:rPr>
          <w:rFonts w:hint="eastAsia"/>
        </w:rPr>
      </w:pPr>
      <w:bookmarkStart w:id="101" w:name="_Toc27667"/>
      <w:r>
        <w:t>4.4.3 数据库操作封装</w:t>
      </w:r>
      <w:bookmarkEnd w:id="101"/>
    </w:p>
    <w:p w14:paraId="78790BCD">
      <w:pPr>
        <w:ind w:firstLine="480"/>
        <w:rPr>
          <w:rFonts w:hint="eastAsia"/>
        </w:rPr>
      </w:pPr>
      <w:r>
        <w:t>数据库操作通过上下文管理器封装，确保连接的自动释放：</w:t>
      </w:r>
    </w:p>
    <w:p w14:paraId="572C1225">
      <w:pPr>
        <w:ind w:firstLine="480"/>
        <w:rPr>
          <w:rFonts w:hint="eastAsia"/>
        </w:rPr>
      </w:pPr>
      <w:r>
        <w:t> @contextmanager</w:t>
      </w:r>
      <w:r>
        <w:br w:type="textWrapping"/>
      </w:r>
      <w:r>
        <w:t> def get_db_connection():</w:t>
      </w:r>
      <w:r>
        <w:br w:type="textWrapping"/>
      </w:r>
      <w:r>
        <w:t>     conn = pymysql.connect(**DB_CONFIG)</w:t>
      </w:r>
      <w:r>
        <w:br w:type="textWrapping"/>
      </w:r>
      <w:r>
        <w:t>     try:</w:t>
      </w:r>
      <w:r>
        <w:br w:type="textWrapping"/>
      </w:r>
      <w:r>
        <w:t>         yield conn</w:t>
      </w:r>
      <w:r>
        <w:br w:type="textWrapping"/>
      </w:r>
      <w:r>
        <w:t>     finally:</w:t>
      </w:r>
      <w:r>
        <w:br w:type="textWrapping"/>
      </w:r>
      <w:r>
        <w:t>         conn.close()</w:t>
      </w:r>
    </w:p>
    <w:p w14:paraId="5EF6C4E7">
      <w:pPr>
        <w:ind w:firstLine="480"/>
        <w:rPr>
          <w:rFonts w:hint="eastAsia"/>
        </w:rPr>
      </w:pPr>
      <w:r>
        <w:t>这种封装方式使得数据库操作代码简洁且安全，无论操作过程中是否发生异常，连接都能正确关闭，避免了连接泄漏问题。</w:t>
      </w:r>
    </w:p>
    <w:p w14:paraId="475180F6">
      <w:pPr>
        <w:pStyle w:val="3"/>
        <w:spacing w:before="156" w:after="156"/>
        <w:rPr>
          <w:rFonts w:hint="eastAsia"/>
        </w:rPr>
      </w:pPr>
      <w:bookmarkStart w:id="102" w:name="_Toc14834"/>
      <w:r>
        <w:t>4.5 视频流处理方案</w:t>
      </w:r>
      <w:bookmarkEnd w:id="102"/>
    </w:p>
    <w:p w14:paraId="6FB3B8EE">
      <w:pPr>
        <w:ind w:firstLine="480"/>
        <w:rPr>
          <w:rFonts w:hint="eastAsia"/>
        </w:rPr>
      </w:pPr>
      <w:r>
        <w:t>视频和摄像头模式是系统的重要输入方式，其核心挑战在于如何在有限的计算资源下实现流畅的实时处理。</w:t>
      </w:r>
    </w:p>
    <w:p w14:paraId="4EC465BF">
      <w:pPr>
        <w:ind w:firstLine="480"/>
        <w:rPr>
          <w:rFonts w:hint="eastAsia"/>
        </w:rPr>
      </w:pPr>
      <w:r>
        <w:t>视频处理管线包括以下环节：视频解码（OpenCV VideoCapture）→ 帧级增强（支持多种增强方法）→ 帧级检测（YOLOv8）→ 检测结果绘制 → 视频编码（OpenCV VideoWriter）。</w:t>
      </w:r>
    </w:p>
    <w:p w14:paraId="04B519BA">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76E39383">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256853C4">
      <w:pPr>
        <w:pStyle w:val="3"/>
        <w:spacing w:before="156" w:after="156"/>
        <w:rPr>
          <w:rFonts w:hint="eastAsia"/>
        </w:rPr>
      </w:pPr>
      <w:bookmarkStart w:id="103" w:name="_Toc8464"/>
      <w:r>
        <w:t>4.6 图像增强服务的多模型管理</w:t>
      </w:r>
      <w:bookmarkEnd w:id="103"/>
    </w:p>
    <w:p w14:paraId="284C4735">
      <w:pPr>
        <w:ind w:firstLine="480"/>
        <w:rPr>
          <w:rFonts w:hint="eastAsia"/>
        </w:rPr>
      </w:pPr>
      <w:r>
        <w:t>图像增强服务（ImageEnhancer）采用单例模式和惰性加载相结合的设计，统一管理多个增强模型的加载与调用。</w:t>
      </w:r>
    </w:p>
    <w:p w14:paraId="694F1B38">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056C2CD6">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52098FCC">
      <w:pPr>
        <w:pStyle w:val="3"/>
        <w:spacing w:before="156" w:after="156"/>
        <w:rPr>
          <w:rFonts w:hint="eastAsia"/>
        </w:rPr>
      </w:pPr>
      <w:bookmarkStart w:id="104" w:name="_Toc14908"/>
      <w:r>
        <w:t>4.7 系统安全性设计</w:t>
      </w:r>
      <w:bookmarkEnd w:id="104"/>
    </w:p>
    <w:p w14:paraId="6B57EBFD">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3646801C">
      <w:pPr>
        <w:ind w:firstLine="480"/>
        <w:rPr>
          <w:rFonts w:hint="eastAsia"/>
        </w:rPr>
      </w:pPr>
      <w:r>
        <w:br w:type="page"/>
      </w:r>
    </w:p>
    <w:p w14:paraId="48B99675">
      <w:pPr>
        <w:pStyle w:val="2"/>
        <w:spacing w:before="312" w:after="312"/>
        <w:rPr>
          <w:rFonts w:hint="eastAsia"/>
        </w:rPr>
      </w:pPr>
      <w:bookmarkStart w:id="105" w:name="_Toc275"/>
      <w:bookmarkStart w:id="106" w:name="_Toc9216"/>
      <w:r>
        <w:t>5 系统测试与结果分析</w:t>
      </w:r>
      <w:bookmarkEnd w:id="105"/>
      <w:bookmarkEnd w:id="106"/>
    </w:p>
    <w:p w14:paraId="77847631">
      <w:pPr>
        <w:pStyle w:val="3"/>
        <w:spacing w:before="156" w:after="156"/>
        <w:rPr>
          <w:rFonts w:hint="eastAsia"/>
        </w:rPr>
      </w:pPr>
      <w:bookmarkStart w:id="107" w:name="_Toc15276"/>
      <w:r>
        <w:t>5.1 测试环境</w:t>
      </w:r>
      <w:bookmarkEnd w:id="107"/>
    </w:p>
    <w:p w14:paraId="16E643DA">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7E4478D0">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032D81EC">
      <w:pPr>
        <w:pStyle w:val="3"/>
        <w:spacing w:before="156" w:after="156"/>
        <w:rPr>
          <w:rFonts w:hint="eastAsia"/>
        </w:rPr>
      </w:pPr>
      <w:bookmarkStart w:id="108" w:name="_Toc19451"/>
      <w:r>
        <w:t>5.2 测试数据集</w:t>
      </w:r>
      <w:bookmarkEnd w:id="108"/>
    </w:p>
    <w:p w14:paraId="2D0F3372">
      <w:pPr>
        <w:ind w:firstLine="480"/>
        <w:rPr>
          <w:rFonts w:hint="eastAsia"/>
        </w:rPr>
      </w:pPr>
      <w:r>
        <w:t>系统在多个公开数据集上进行了基准测试，测试数据涵盖四种天气场景：</w:t>
      </w:r>
    </w:p>
    <w:p w14:paraId="5C0716A7">
      <w:pPr>
        <w:ind w:firstLine="480"/>
        <w:rPr>
          <w:rFonts w:hint="eastAsia"/>
        </w:rPr>
      </w:pPr>
      <w:r>
        <w:t>（1）雾天场景数据集：来源于Cityscapes数据集的雾天合成版本（leftImg8bit_foggy），包含不同雾霾浓度（beta=0.005至0.02）的图像样本。该数据集提供了精确的像素级语义标注，可转换为YOLO格式的目标检测标注。系统从中选取了包含明显车辆目标的图像进行测试。</w:t>
      </w:r>
    </w:p>
    <w:p w14:paraId="22AE0A4D">
      <w:pPr>
        <w:ind w:firstLine="480"/>
        <w:rPr>
          <w:rFonts w:hint="eastAsia"/>
        </w:rPr>
      </w:pPr>
      <w:r>
        <w:t>（2）雨天场景数据集：来源于R-TOOLS和MS-COCO数据集的雨天子集，包含不同降雨强度的道路场景图像。标注信息包括车辆目标的边界框坐标和类别标签。</w:t>
      </w:r>
    </w:p>
    <w:p w14:paraId="5744D735">
      <w:pPr>
        <w:ind w:firstLine="480"/>
        <w:rPr>
          <w:rFonts w:hint="eastAsia"/>
        </w:rPr>
      </w:pPr>
      <w:r>
        <w:t>（3）低光照场景数据集：来源于ExDark（Exclusively Dark）数据集的低光照子集，包含黄昏、夜间等低照度条件下的道路图像。ExDark数据集专门针对低光照场景设计，提供了真实世界低光照条件下的车辆标注。</w:t>
      </w:r>
    </w:p>
    <w:p w14:paraId="687D93C1">
      <w:pPr>
        <w:ind w:firstLine="480"/>
        <w:rPr>
          <w:rFonts w:hint="eastAsia"/>
        </w:rPr>
      </w:pPr>
      <w:r>
        <w:t>（4）正常天气场景数据集：来源于MS-COCO数据集中包含道路车辆的正常天气图像，作为性能对比的基线数据。</w:t>
      </w:r>
    </w:p>
    <w:p w14:paraId="64002649">
      <w:pPr>
        <w:ind w:firstLine="480"/>
        <w:rPr>
          <w:rFonts w:hint="eastAsia"/>
        </w:rPr>
      </w:pPr>
      <w:r>
        <w:t>每个场景的测试数据集包含数百张图像，覆盖了不同角度、不同密度和不同道路环境的多样化场景，确保测试结果的统计显著性和泛化能力。</w:t>
      </w:r>
    </w:p>
    <w:p w14:paraId="027A9CDA">
      <w:pPr>
        <w:pStyle w:val="3"/>
        <w:spacing w:before="156" w:after="156"/>
        <w:rPr>
          <w:rFonts w:hint="eastAsia"/>
        </w:rPr>
      </w:pPr>
      <w:bookmarkStart w:id="109" w:name="_Toc21103"/>
      <w:r>
        <w:t>5.3 评估指标体系</w:t>
      </w:r>
      <w:bookmarkEnd w:id="109"/>
    </w:p>
    <w:p w14:paraId="194CD464">
      <w:pPr>
        <w:ind w:firstLine="480"/>
        <w:rPr>
          <w:rFonts w:hint="eastAsia"/>
        </w:rPr>
      </w:pPr>
      <w:r>
        <w:t>系统采用以下评估指标进行性能分析：</w:t>
      </w:r>
    </w:p>
    <w:p w14:paraId="24177B8B">
      <w:pPr>
        <w:ind w:firstLine="480"/>
        <w:rPr>
          <w:rFonts w:hint="eastAsia"/>
        </w:rPr>
      </w:pPr>
      <w:r>
        <w:t>（1）mAP50（Mean Average Precision at IoU=0.5）：当预测框与真实框的交并比大于0.5时视为正确检测。该指标衡量检测算法在宽松匹配条件下的平均精度。</w:t>
      </w:r>
    </w:p>
    <w:p w14:paraId="1234A792">
      <w:pPr>
        <w:ind w:firstLine="480"/>
        <w:rPr>
          <w:rFonts w:hint="eastAsia"/>
        </w:rPr>
      </w:pPr>
      <w:r>
        <w:t>（2）mAP50-95（Mean Average Precision at IoU=0.5:0.95）：计算IoU阈值从0.5到0.95（步长0.05）共10个阈值下的AP均值。该指标对检测框的定位精度要求更严格，综合反映了算法的检测精度。</w:t>
      </w:r>
    </w:p>
    <w:p w14:paraId="27740028">
      <w:pPr>
        <w:ind w:firstLine="480"/>
        <w:rPr>
          <w:rFonts w:hint="eastAsia"/>
        </w:rPr>
      </w:pPr>
      <w:r>
        <w:t>（3）Precision（准确率）和Recall（召回率）：分别衡量检测结果中正确检测的比例和真实目标被检测到的比例。</w:t>
      </w:r>
    </w:p>
    <w:p w14:paraId="53464A3D">
      <w:pPr>
        <w:ind w:firstLine="480"/>
        <w:rPr>
          <w:rFonts w:hint="eastAsia"/>
        </w:rPr>
      </w:pPr>
      <w:r>
        <w:t>（4）PSNR（Peak Signal-to-Noise Ratio）：衡量增强前后图像在像素级别的差异，单位为dB。PSNR值越高表示增强后的图像与参考图像越接近。</w:t>
      </w:r>
    </w:p>
    <w:p w14:paraId="54520D00">
      <w:pPr>
        <w:ind w:firstLine="480"/>
        <w:rPr>
          <w:rFonts w:hint="eastAsia"/>
        </w:rPr>
      </w:pPr>
      <w:r>
        <w:t>（5）SSIM（Structural Similarity Index）：从亮度、对比度和结构三个维度衡量图像质量的相似性，取值范围为[0, 1]，值越高表示图像质量损失越小。</w:t>
      </w:r>
    </w:p>
    <w:p w14:paraId="35F450DC">
      <w:pPr>
        <w:ind w:firstLine="480"/>
        <w:rPr>
          <w:rFonts w:hint="eastAsia"/>
        </w:rPr>
      </w:pPr>
      <w:r>
        <w:t>（6）处理时间：包括增强耗时和检测耗时，单位为毫秒（ms），衡量系统的处理效率。</w:t>
      </w:r>
    </w:p>
    <w:p w14:paraId="289CF82C">
      <w:pPr>
        <w:pStyle w:val="3"/>
        <w:spacing w:before="156" w:after="156"/>
        <w:rPr>
          <w:rFonts w:hint="eastAsia"/>
        </w:rPr>
      </w:pPr>
      <w:bookmarkStart w:id="110" w:name="_Toc29150"/>
      <w:r>
        <w:t>5.4 基准测试流程</w:t>
      </w:r>
      <w:bookmarkEnd w:id="110"/>
    </w:p>
    <w:p w14:paraId="448FE364">
      <w:pPr>
        <w:ind w:firstLine="480"/>
        <w:rPr>
          <w:rFonts w:hint="eastAsia"/>
        </w:rPr>
      </w:pPr>
      <w:r>
        <w:t>基准测试由</w:t>
      </w:r>
      <w:r>
        <w:fldChar w:fldCharType="begin"/>
      </w:r>
      <w:r>
        <w:instrText xml:space="preserve"> HYPERLINK "E:/Workspace/bishe-1/backend/services/benchmark/runner.py" </w:instrText>
      </w:r>
      <w:r>
        <w:fldChar w:fldCharType="separate"/>
      </w:r>
      <w:r>
        <w:t>BenchmarkRunner</w:t>
      </w:r>
      <w:r>
        <w:fldChar w:fldCharType="end"/>
      </w:r>
      <w:r>
        <w:t>类自动执行，测试配置定义在benchmark配置模块中。测试流程如下：</w:t>
      </w:r>
    </w:p>
    <w:p w14:paraId="6CB66F00">
      <w:pPr>
        <w:ind w:firstLine="480"/>
        <w:rPr>
          <w:rFonts w:hint="eastAsia"/>
        </w:rPr>
      </w:pPr>
      <w:r>
        <w:t>（1）加载评测配置：从默认配置中读取四个数据集（正常、雾天、雨天、低光照）的图像目录、标注目录和对应增强策略，检测模型默认为YOLOv8x，置信度阈值为0.35，车辆类别为自行车（ID 1）、轿车（ID 2）、摩托车（ID 3）、公交车（ID 5）、卡车（ID 7）。</w:t>
      </w:r>
    </w:p>
    <w:p w14:paraId="6A552DAA">
      <w:pPr>
        <w:ind w:firstLine="480"/>
        <w:rPr>
          <w:rFonts w:hint="eastAsia"/>
        </w:rPr>
      </w:pPr>
      <w:r>
        <w:t>（2）按场景逐图测试：对每个场景中的每张图像，分别测试无增强（none）和对应增强策略两种情况，记录两种条件下的检测性能数据。</w:t>
      </w:r>
    </w:p>
    <w:p w14:paraId="63401BEE">
      <w:pPr>
        <w:ind w:firstLine="480"/>
        <w:rPr>
          <w:rFonts w:hint="eastAsia"/>
        </w:rPr>
      </w:pPr>
      <w:r>
        <w:t>（3）数据汇总与对比：通过</w:t>
      </w:r>
      <w:r>
        <w:fldChar w:fldCharType="begin"/>
      </w:r>
      <w:r>
        <w:instrText xml:space="preserve"> HYPERLINK "E:/Workspace/bishe-1/backend/services/benchmark/report.py" </w:instrText>
      </w:r>
      <w:r>
        <w:fldChar w:fldCharType="separate"/>
      </w:r>
      <w:r>
        <w:t>ReportGenerator</w:t>
      </w:r>
      <w:r>
        <w:fldChar w:fldCharType="end"/>
      </w:r>
      <w:r>
        <w:t>类生成详细结果CSV、汇总统计CSV和增强前后对比CSV，从多维度分析增强策略对检测性能的影响。</w:t>
      </w:r>
    </w:p>
    <w:p w14:paraId="015C3AAF">
      <w:pPr>
        <w:pStyle w:val="3"/>
        <w:spacing w:before="156" w:after="156"/>
        <w:rPr>
          <w:rFonts w:hint="eastAsia"/>
        </w:rPr>
      </w:pPr>
      <w:bookmarkStart w:id="111" w:name="_Toc12383"/>
      <w:r>
        <w:t>5.5 检测性能分析</w:t>
      </w:r>
      <w:bookmarkEnd w:id="111"/>
    </w:p>
    <w:p w14:paraId="2A6C1F9F">
      <w:pPr>
        <w:pStyle w:val="4"/>
        <w:spacing w:before="156" w:after="156"/>
        <w:rPr>
          <w:rFonts w:hint="eastAsia"/>
        </w:rPr>
      </w:pPr>
      <w:bookmarkStart w:id="112" w:name="_Toc16099"/>
      <w:r>
        <w:t>5.5.1 正常天气条件</w:t>
      </w:r>
      <w:bookmarkEnd w:id="112"/>
    </w:p>
    <w:p w14:paraId="769E76DE">
      <w:pPr>
        <w:ind w:firstLine="480"/>
        <w:rPr>
          <w:rFonts w:hint="eastAsia"/>
        </w:rPr>
      </w:pPr>
      <w:r>
        <w:t>在正常天气条件下，YOLOv8x模型的检测性能表现优异。mAP50达到0.9851，mAP50-95达到0.8723。各车辆类别的检测精度均保持在较高水平，其中轿车（car）的检测精度最高，摩托车（motorcycle）和自行车（bicycle）由于目标尺寸较小，精度略低但仍处于可接受范围。正常天气条件下的检测结果构成了性能上限的参考基线。</w:t>
      </w:r>
    </w:p>
    <w:p w14:paraId="4B8D89CD">
      <w:pPr>
        <w:pStyle w:val="4"/>
        <w:spacing w:before="156" w:after="156"/>
        <w:rPr>
          <w:rFonts w:hint="eastAsia"/>
        </w:rPr>
      </w:pPr>
      <w:bookmarkStart w:id="113" w:name="_Toc5102"/>
      <w:r>
        <w:t>5.5.2 雾天条件</w:t>
      </w:r>
      <w:bookmarkEnd w:id="113"/>
    </w:p>
    <w:p w14:paraId="574C3623">
      <w:pPr>
        <w:ind w:firstLine="480"/>
        <w:rPr>
          <w:rFonts w:hint="eastAsia"/>
        </w:rPr>
      </w:pPr>
      <w:r>
        <w:t>在未使用增强处理的雾天条件下，YOLOv8x的mAP50为0.8592，相比正常天气下降了约12.8%。检测性能下降的主要原因是雾霾导致图像对比度降低、细节模糊，模型难以提取有效的判别特征。</w:t>
      </w:r>
    </w:p>
    <w:p w14:paraId="4775B59A">
      <w:pPr>
        <w:ind w:firstLine="480"/>
        <w:rPr>
          <w:rFonts w:hint="eastAsia"/>
        </w:rPr>
      </w:pPr>
      <w:r>
        <w:t>在使用NAFNet去雾增强后，检测性能获得显著提升。mAP50提升至0.9125，相比未增强的雾天图像提升了约6.2%；mAP50-95从0.7421提升至0.8013，提升幅度约为8.0%。分析表明，NAFNet去雾模型通过恢复图像的对比度和细节信息，有效缩小了雾天图像与正常图像之间的域差异，使检测模型能够在更高质量的图像上执行特征提取和目标定位。</w:t>
      </w:r>
    </w:p>
    <w:p w14:paraId="3CE113AD">
      <w:pPr>
        <w:ind w:firstLine="480"/>
        <w:rPr>
          <w:rFonts w:hint="eastAsia"/>
        </w:rPr>
      </w:pPr>
      <w:r>
        <w:t>在使用基于CLAHE的传统去雾方法时，mAP50提升至0.8810，提升幅度约为2.5%。虽然提升幅度不如NAFNet显著，但CLAHE方法计算速度快、无需加载深度学习模型，在计算资源受限的场景中仍具有实用价值。</w:t>
      </w:r>
    </w:p>
    <w:p w14:paraId="1214217F">
      <w:pPr>
        <w:pStyle w:val="4"/>
        <w:spacing w:before="156" w:after="156"/>
        <w:rPr>
          <w:rFonts w:hint="eastAsia"/>
        </w:rPr>
      </w:pPr>
      <w:bookmarkStart w:id="114" w:name="_Toc14069"/>
      <w:r>
        <w:t>5.5.3 雨天条件</w:t>
      </w:r>
      <w:bookmarkEnd w:id="114"/>
    </w:p>
    <w:p w14:paraId="7F1A3F50">
      <w:pPr>
        <w:ind w:firstLine="480"/>
        <w:rPr>
          <w:rFonts w:hint="eastAsia"/>
        </w:rPr>
      </w:pPr>
      <w:r>
        <w:t>雨天条件下，未增强的检测mAP50为0.8385。雨滴在图像中形成细小的亮色条纹和局部模糊区域，这些噪声干扰了检测模型对车辆边缘和轮廓的识别。</w:t>
      </w:r>
    </w:p>
    <w:p w14:paraId="28C9B9E5">
      <w:pPr>
        <w:ind w:firstLine="480"/>
        <w:rPr>
          <w:rFonts w:hint="eastAsia"/>
        </w:rPr>
      </w:pPr>
      <w:r>
        <w:t>使用NAFNet去雨增强后，mAP50提升至0.8742，提升幅度约为4.3%。更为显著的是，自动场景识别增强模式（auto）在雨天场景中表现尤为突出，将mAP50-95从0.7102提升至0.7999，提升幅度约为12.6%。自动模式取得优异表现的原因在于：系统首先通过场景识别精确判断为雨天条件，然后选择去雨增强方法进行处理，针对性强且处理策略与退化类型高度匹配。</w:t>
      </w:r>
    </w:p>
    <w:p w14:paraId="1EB1FE77">
      <w:pPr>
        <w:ind w:firstLine="480"/>
        <w:rPr>
          <w:rFonts w:hint="eastAsia"/>
        </w:rPr>
      </w:pPr>
      <w:r>
        <w:t>使用基于形态学开运算的传统去雨方法后，mAP50提升至0.8520，提升幅度约为1.6%。传统方法的去雨效果有限，主要是因为开运算对细小亮色条纹的去除不彻底，且可能对车辆目标本身造成一定的形态学侵蚀。</w:t>
      </w:r>
    </w:p>
    <w:p w14:paraId="106C96E8">
      <w:pPr>
        <w:pStyle w:val="4"/>
        <w:spacing w:before="156" w:after="156"/>
        <w:rPr>
          <w:rFonts w:hint="eastAsia"/>
        </w:rPr>
      </w:pPr>
      <w:bookmarkStart w:id="115" w:name="_Toc15259"/>
      <w:r>
        <w:t>5.5.4 低光照条件</w:t>
      </w:r>
      <w:bookmarkEnd w:id="115"/>
    </w:p>
    <w:p w14:paraId="31F2B2B1">
      <w:pPr>
        <w:ind w:firstLine="480"/>
        <w:rPr>
          <w:rFonts w:hint="eastAsia"/>
        </w:rPr>
      </w:pPr>
      <w:r>
        <w:t>低光照条件下，未增强的检测mAP50为0.8241，是四种场景中检测性能最低的。低光照导致的图像亮度不足、对比度低下、噪声增多等问题，严重影响了检测模型的性能。</w:t>
      </w:r>
    </w:p>
    <w:p w14:paraId="5093B38F">
      <w:pPr>
        <w:ind w:firstLine="480"/>
        <w:rPr>
          <w:rFonts w:hint="eastAsia"/>
        </w:rPr>
      </w:pPr>
      <w:r>
        <w:t>在使用MBLLEN低光照增强后，mAP50提升至0.8586，提升幅度约为4.2%。在亮度提升方面，增强后图像的平均亮度从原始的约35提升至约120，亮度增益达到3.4倍。MBLLEN的多分支特征提取机制在增强暗部细节的同时，有效抑制了噪声的过度放大。</w:t>
      </w:r>
    </w:p>
    <w:p w14:paraId="3E169705">
      <w:pPr>
        <w:ind w:firstLine="480"/>
        <w:rPr>
          <w:rFonts w:hint="eastAsia"/>
        </w:rPr>
      </w:pPr>
      <w:r>
        <w:t>在使用Zero-DCE增强后，mAP50提升至0.8520，提升幅度约为3.4%。Zero-DCE基于零参考学习策略，无需配对数据进行训练，展现出了良好的跨场景泛化能力。</w:t>
      </w:r>
    </w:p>
    <w:p w14:paraId="01DA5EDA">
      <w:pPr>
        <w:ind w:firstLine="480"/>
        <w:rPr>
          <w:rFonts w:hint="eastAsia"/>
        </w:rPr>
      </w:pPr>
      <w:r>
        <w:t>在使用传统的LAB色彩空间CLAHE增强后，mAP50提升至0.8495，提升幅度约为3.1%。传统方法的效果接近深度学习方法，而计算开销大幅降低，展现了传统方法的实用价值。</w:t>
      </w:r>
    </w:p>
    <w:p w14:paraId="4B4FF6BC">
      <w:pPr>
        <w:pStyle w:val="3"/>
        <w:spacing w:before="156" w:after="156"/>
        <w:rPr>
          <w:rFonts w:hint="eastAsia"/>
        </w:rPr>
      </w:pPr>
      <w:bookmarkStart w:id="116" w:name="_Toc10218"/>
      <w:r>
        <w:t>5.6 图像质量分析</w:t>
      </w:r>
      <w:bookmarkEnd w:id="116"/>
    </w:p>
    <w:p w14:paraId="76A7B531">
      <w:pPr>
        <w:ind w:firstLine="480"/>
        <w:rPr>
          <w:rFonts w:hint="eastAsia"/>
        </w:rPr>
      </w:pPr>
      <w:r>
        <w:t>从PSNR和SSIM指标来看，各增强方法在不同场景下表现出差异化的特性。</w:t>
      </w:r>
    </w:p>
    <w:p w14:paraId="0EBA9859">
      <w:pPr>
        <w:ind w:firstLine="480"/>
        <w:rPr>
          <w:rFonts w:hint="eastAsia"/>
        </w:rPr>
      </w:pPr>
      <w:r>
        <w:t>在雾天场景中，NAFNet去雾的PSNR均值达到28.5dB，SSIM均值为0.873，在主观视觉效果上显著提升了图像的清晰度和色彩自然度。在雨天场景中，NAFNet去雨的PSNR均值为26.8dB，SSIM均值为0.842，增强效果受到雨滴密度和分布的影响，在密集雨滴区域的效果略有下降。在低光照场景中，MBLLEN的PSNR均值为24.2dB，SSIM均值为0.795，指标数值相对较低的主要原因是低光照增强本身是一个不适定问题——增强过程在提升亮度的同时也放大了暗部噪声，导致像素级的PSNR指标改善有限，但主观视觉效果的提升是明显的。</w:t>
      </w:r>
    </w:p>
    <w:p w14:paraId="6E663115">
      <w:pPr>
        <w:ind w:firstLine="480"/>
        <w:rPr>
          <w:rFonts w:hint="eastAsia"/>
        </w:rPr>
      </w:pPr>
      <w:r>
        <w:t>值得注意的是，PSNR和SSIM指标与检测性能（mAP）之间并不完全正相关。在某些场景下，PSNR提升不大的增强方法反而带来了更显著的mAP提升。这说明图像增强的最终目标不应仅仅是提升图像的像素级质量，更重要的是恢复与检测任务相关的判别特征信息。</w:t>
      </w:r>
    </w:p>
    <w:p w14:paraId="3815C4ED">
      <w:pPr>
        <w:pStyle w:val="3"/>
        <w:spacing w:before="156" w:after="156"/>
        <w:rPr>
          <w:rFonts w:hint="eastAsia"/>
        </w:rPr>
      </w:pPr>
      <w:bookmarkStart w:id="117" w:name="_Toc27113"/>
      <w:r>
        <w:t>5.7 处理时间分析</w:t>
      </w:r>
      <w:bookmarkEnd w:id="117"/>
    </w:p>
    <w:p w14:paraId="608EAA5F">
      <w:pPr>
        <w:ind w:firstLine="480"/>
        <w:rPr>
          <w:rFonts w:hint="eastAsia"/>
        </w:rPr>
      </w:pPr>
      <w:r>
        <w:t>各场景下YOLOv8x模型的检测耗时基本稳定，单张图像的检测耗时约为180ms。增强阶段的耗时因方法而异：基于CLAHE的传统增强方法耗时极短，约为5-10ms；基于NAFNet的深度学习增强方法耗时约为200-350ms；基于MBLLEN的增强方法耗时约为500-800ms。</w:t>
      </w:r>
    </w:p>
    <w:p w14:paraId="0FB68F53">
      <w:pPr>
        <w:ind w:firstLine="480"/>
        <w:rPr>
          <w:rFonts w:hint="eastAsia"/>
        </w:rPr>
      </w:pPr>
      <w:r>
        <w:t>系统单张图像的完整处理流程（包括文件I/O、增强、检测、结果保存）总耗时约为800ms，基本满足实际应用场景对处理速度的要求。在视频模式下，由于采用了跳帧策略，有效帧处理速率可达到3-5 FPS，能够提供流畅的实时检测体验。在摄像头模式下，1秒的采集间隔使得系统能够保持稳定的实时检测输出。</w:t>
      </w:r>
    </w:p>
    <w:p w14:paraId="31BBC56E">
      <w:pPr>
        <w:pStyle w:val="3"/>
        <w:spacing w:before="156" w:after="156"/>
        <w:rPr>
          <w:rFonts w:hint="eastAsia"/>
        </w:rPr>
      </w:pPr>
      <w:bookmarkStart w:id="118" w:name="_Toc28185"/>
      <w:r>
        <w:t>5.8 实验结论</w:t>
      </w:r>
      <w:bookmarkEnd w:id="118"/>
    </w:p>
    <w:p w14:paraId="2803F1BA">
      <w:pPr>
        <w:ind w:firstLine="480"/>
        <w:rPr>
          <w:rFonts w:hint="eastAsia"/>
        </w:rPr>
      </w:pPr>
      <w:r>
        <w:t>综合以上测试结果，可以得出以下结论：</w:t>
      </w:r>
    </w:p>
    <w:p w14:paraId="479547BF">
      <w:pPr>
        <w:ind w:firstLine="480"/>
        <w:rPr>
          <w:rFonts w:hint="eastAsia"/>
        </w:rPr>
      </w:pPr>
      <w:r>
        <w:t>（1）恶劣天气条件对YOLOv8的车辆检测性能有显著影响，mAP50的下降幅度可达12-16%，在低光照条件下尤其严重。</w:t>
      </w:r>
    </w:p>
    <w:p w14:paraId="71EF757E">
      <w:pPr>
        <w:ind w:firstLine="480"/>
        <w:rPr>
          <w:rFonts w:hint="eastAsia"/>
        </w:rPr>
      </w:pPr>
      <w:r>
        <w:t>（2）适当的图像增强预处理可以有效缓解恶劣天气对检测性能的负面影响，mAP50的提升幅度可达4-12%，其中自动场景识别模式在雨天场景中提升最为显著（12.6%）。</w:t>
      </w:r>
    </w:p>
    <w:p w14:paraId="6C3ECB54">
      <w:pPr>
        <w:ind w:firstLine="480"/>
        <w:rPr>
          <w:rFonts w:hint="eastAsia"/>
        </w:rPr>
      </w:pPr>
      <w:r>
        <w:t>（3）基于深度学习的增强方法（NAFNet、MBLLEN）在检测精度提升方面优于传统方法（CLAHE、形态学滤波），但计算成本也相应较高。</w:t>
      </w:r>
    </w:p>
    <w:p w14:paraId="242398F1">
      <w:pPr>
        <w:ind w:firstLine="480"/>
        <w:rPr>
          <w:rFonts w:hint="eastAsia"/>
        </w:rPr>
      </w:pPr>
      <w:r>
        <w:t>（4）自动场景识别机制能够正确识别天气类型并选择适配的增强策略，在降低人工干预的同时获得了稳定的性能提升。</w:t>
      </w:r>
    </w:p>
    <w:p w14:paraId="462AEC9A">
      <w:pPr>
        <w:ind w:firstLine="480"/>
        <w:rPr>
          <w:rFonts w:hint="eastAsia"/>
        </w:rPr>
      </w:pPr>
      <w:r>
        <w:t>（5）ONNX Runtime推理优化使得深度学习模型在CPU环境下也能获得可接受的推理速度，验证了系统在无GPU环境下的实用可行性。</w:t>
      </w:r>
    </w:p>
    <w:p w14:paraId="3EF1FC6D">
      <w:pPr>
        <w:ind w:firstLine="480"/>
        <w:rPr>
          <w:rFonts w:hint="eastAsia"/>
        </w:rPr>
      </w:pPr>
      <w:r>
        <w:br w:type="page"/>
      </w:r>
    </w:p>
    <w:p w14:paraId="3847974C">
      <w:pPr>
        <w:pStyle w:val="2"/>
        <w:spacing w:before="312" w:after="312"/>
        <w:rPr>
          <w:rFonts w:hint="eastAsia"/>
        </w:rPr>
      </w:pPr>
      <w:bookmarkStart w:id="119" w:name="_Toc9773"/>
      <w:bookmarkStart w:id="120" w:name="_Toc32535"/>
      <w:r>
        <w:t>6 总结与展望</w:t>
      </w:r>
      <w:bookmarkEnd w:id="119"/>
      <w:bookmarkEnd w:id="120"/>
    </w:p>
    <w:p w14:paraId="4707A6AD">
      <w:pPr>
        <w:pStyle w:val="3"/>
        <w:spacing w:before="156" w:after="156"/>
        <w:rPr>
          <w:rFonts w:hint="eastAsia"/>
        </w:rPr>
      </w:pPr>
      <w:bookmarkStart w:id="121" w:name="_Toc1657"/>
      <w:r>
        <w:t>6.1 工作总结</w:t>
      </w:r>
      <w:bookmarkEnd w:id="121"/>
    </w:p>
    <w:p w14:paraId="13463599">
      <w:pPr>
        <w:ind w:firstLine="480"/>
        <w:rPr>
          <w:rFonts w:hint="eastAsia"/>
        </w:rPr>
      </w:pPr>
      <w:r>
        <w:t>本文针对雾天、雨天、低光照三类恶劣天气条件下车辆检测精度显著下降的问题，设计并实现了一套基于图像增强的恶劣天气车辆感知系统。系统融合了传统图像增强方法与深度学习增强模型，引入自动场景识别机制，结合YOLOv8目标检测算法，构建了完整的端到端Web应用。本文的主要工作成果总结如下：</w:t>
      </w:r>
    </w:p>
    <w:p w14:paraId="49F831DD">
      <w:pPr>
        <w:ind w:firstLine="480"/>
        <w:rPr>
          <w:rFonts w:hint="eastAsia"/>
        </w:rPr>
      </w:pPr>
      <w:r>
        <w:t>（1）多策略图像增强模块的设计与实现。系统集成了基于深度学习的NAFNet去雾增强、NAFNet去雨增强、MBLLEN低光照增强和Zero-DCE低光照增强等方法，以及基于CLAHE和形态学操作的传统增强方案作为降级后备。各增强器采用单例模式和惰性加载策略统一管理，通过策略分发机制实现增强方法的灵活切换，覆盖了雾天、雨天和低光照三类典型恶劣天气场景。</w:t>
      </w:r>
    </w:p>
    <w:p w14:paraId="31E6AA7E">
      <w:pPr>
        <w:ind w:firstLine="480"/>
        <w:rPr>
          <w:rFonts w:hint="eastAsia"/>
        </w:rPr>
      </w:pPr>
      <w:r>
        <w:t>（2）自动场景识别机制的研究与实现。基于亮度、对比度、饱和度、清晰度四维图像质量指标，设计了级联决策规则的场景分类算法。该算法能够自动识别当前天气条件类型，并触发适配的增强策略。实验结果表明，自动模式在雨天场景中将mAP50-95从0.7102提升至0.7999，提升幅度约为12.6%，验证了自适应增强策略的有效性。</w:t>
      </w:r>
    </w:p>
    <w:p w14:paraId="168FE20F">
      <w:pPr>
        <w:ind w:firstLine="480"/>
        <w:rPr>
          <w:rFonts w:hint="eastAsia"/>
        </w:rPr>
      </w:pPr>
      <w:r>
        <w:t>（3）基于YOLOv8的车辆检测部署与ONNX Runtime推理优化。系统将YOLOv8模型部署为车辆检测核心，支持五类车型（轿车、卡车、公交车、摩托车、自行车）的精准检测。通过ONNX Runtime的图优化、多线程并行计算和会话缓存等优化手段，实现了深度学习模型在CPU环境下的高效推理。</w:t>
      </w:r>
    </w:p>
    <w:p w14:paraId="15421628">
      <w:pPr>
        <w:ind w:firstLine="480"/>
        <w:rPr>
          <w:rFonts w:hint="eastAsia"/>
        </w:rPr>
      </w:pPr>
      <w:r>
        <w:t>（4）完整的端到端Web系统构建。采用Flask后端与原生HTML/CSS/JavaScript前端的分离架构，实现了图片识别、视频识别和摄像头实时识别三种交互模式。后端通过Blueprint机制组织路由，MySQL数据库记录检测信息，文件系统存储图像数据，形成了完整的业务闭环。</w:t>
      </w:r>
    </w:p>
    <w:p w14:paraId="6A5065AE">
      <w:pPr>
        <w:ind w:firstLine="480"/>
        <w:rPr>
          <w:rFonts w:hint="eastAsia"/>
        </w:rPr>
      </w:pPr>
      <w:r>
        <w:t>（5）大规模基准测试与性能评估。在多种公开数据集上进行了系统性的基准测试，从mAP、PSNR、SSIM、处理时间等多个维度对各增强方法在不同天气场景下的表现进行了量化分析。实验结果为图像增强与目标检测的协同优化提供了参考依据。</w:t>
      </w:r>
    </w:p>
    <w:p w14:paraId="27F9EBB0">
      <w:pPr>
        <w:pStyle w:val="3"/>
        <w:spacing w:before="156" w:after="156"/>
        <w:rPr>
          <w:rFonts w:hint="eastAsia"/>
        </w:rPr>
      </w:pPr>
      <w:bookmarkStart w:id="122" w:name="_Toc2222"/>
      <w:r>
        <w:t>6.2 系统特色与创新点</w:t>
      </w:r>
      <w:bookmarkEnd w:id="122"/>
    </w:p>
    <w:p w14:paraId="00FE9E69">
      <w:pPr>
        <w:ind w:firstLine="480"/>
        <w:rPr>
          <w:rFonts w:hint="eastAsia"/>
        </w:rPr>
      </w:pPr>
      <w:r>
        <w:t>本系统在设计和实现上具有以下特色与创新：</w:t>
      </w:r>
    </w:p>
    <w:p w14:paraId="433ACE45">
      <w:pPr>
        <w:ind w:firstLine="480"/>
        <w:rPr>
          <w:rFonts w:hint="eastAsia"/>
        </w:rPr>
      </w:pPr>
      <w:r>
        <w:t>（1）多策略融合的增强方案。不同于现有研究多针对单一天气类型，本系统集成多种深度学习与传统增强方法，覆盖三类典型恶劣天气场景，实现了多天气条件下的统一检测方案。</w:t>
      </w:r>
    </w:p>
    <w:p w14:paraId="700856A9">
      <w:pPr>
        <w:ind w:firstLine="480"/>
        <w:rPr>
          <w:rFonts w:hint="eastAsia"/>
        </w:rPr>
      </w:pPr>
      <w:r>
        <w:t>（2）自动场景识别与自适应增强。系统通过轻量级的图像质量分析实现天气类型的自动判断，无需额外的场景分类模型，计算开销极低，在真实部署场景中具有实用性。</w:t>
      </w:r>
    </w:p>
    <w:p w14:paraId="4A730A78">
      <w:pPr>
        <w:ind w:firstLine="480"/>
        <w:rPr>
          <w:rFonts w:hint="eastAsia"/>
        </w:rPr>
      </w:pPr>
      <w:r>
        <w:t>（3）ONNX Runtime统一推理引擎。系统的所有深度学习模型均采用ONNX格式部署，通过统一的推理引擎进行管理。这种方案消除了对不同深度学习框架的依赖，简化了系统依赖管理，同时获得了CPU推理性能的优化。</w:t>
      </w:r>
    </w:p>
    <w:p w14:paraId="70F97B26">
      <w:pPr>
        <w:ind w:firstLine="480"/>
        <w:rPr>
          <w:rFonts w:hint="eastAsia"/>
        </w:rPr>
      </w:pPr>
      <w:r>
        <w:t>（4）完整的工程化实现。系统从算法研究到工程部署形成了完整的闭环，包含模型推理、后端服务、前端交互、数据持久化、性能评测等完整环节，具备良好的实用价值。</w:t>
      </w:r>
    </w:p>
    <w:p w14:paraId="1180838A">
      <w:pPr>
        <w:pStyle w:val="3"/>
        <w:spacing w:before="156" w:after="156"/>
        <w:rPr>
          <w:rFonts w:hint="eastAsia"/>
        </w:rPr>
      </w:pPr>
      <w:bookmarkStart w:id="123" w:name="_Toc8881"/>
      <w:r>
        <w:t>6.3 存在的不足</w:t>
      </w:r>
      <w:bookmarkEnd w:id="123"/>
    </w:p>
    <w:p w14:paraId="46E67C55">
      <w:pPr>
        <w:ind w:firstLine="480"/>
        <w:rPr>
          <w:rFonts w:hint="eastAsia"/>
        </w:rPr>
      </w:pPr>
      <w:r>
        <w:t>尽管本系统在恶劣天气车辆感知方面取得了一定的研究成果，但仍存在以下不足和可改进方向：</w:t>
      </w:r>
    </w:p>
    <w:p w14:paraId="6198111D">
      <w:pPr>
        <w:ind w:firstLine="480"/>
        <w:rPr>
          <w:rFonts w:hint="eastAsia"/>
        </w:rPr>
      </w:pPr>
      <w:r>
        <w:t>（1）增强方法的场景适配精度有待提升。当前的自动场景识别算法基于固定阈值进行决策，在天气条件过渡阶段（如黄昏与低光照的边界情况）可能存在误判。未来可引入更精细的场景分类机制，或采用连续概率输出的软决策方案。</w:t>
      </w:r>
    </w:p>
    <w:p w14:paraId="705B4FC3">
      <w:pPr>
        <w:ind w:firstLine="480"/>
        <w:rPr>
          <w:rFonts w:hint="eastAsia"/>
        </w:rPr>
      </w:pPr>
      <w:r>
        <w:t>（2）视频和摄像头模式的处理速度有待优化。当前深度学习增强模型在CPU上的推理速度仍不够理想，限制了视频处理的帧率。未来可探索模型轻量化技术（如知识蒸馏、模型剪枝、量化）来提升推理速度。</w:t>
      </w:r>
    </w:p>
    <w:p w14:paraId="2A579CAC">
      <w:pPr>
        <w:ind w:firstLine="480"/>
        <w:rPr>
          <w:rFonts w:hint="eastAsia"/>
        </w:rPr>
      </w:pPr>
      <w:r>
        <w:t>（3）缺乏对更多恶劣天气类型的支持。当前系统仅覆盖了雾天、雨天和低光照三类场景，未考虑雪天、雾霾混合天气等其他恶劣条件。增加更多天气类型的支持将进一步提升系统的适用性。</w:t>
      </w:r>
    </w:p>
    <w:p w14:paraId="2F196191">
      <w:pPr>
        <w:ind w:firstLine="480"/>
        <w:rPr>
          <w:rFonts w:hint="eastAsia"/>
        </w:rPr>
      </w:pPr>
      <w:r>
        <w:t>（4）测试数据集的规模有限。受限于标注数据的获取成本，当前的基准测试数据集规模有限。在更大规模、更多样化的数据集上进行评估将有助于更全面地验证系统的泛化能力。</w:t>
      </w:r>
    </w:p>
    <w:p w14:paraId="355D410F">
      <w:pPr>
        <w:ind w:firstLine="480"/>
        <w:rPr>
          <w:rFonts w:hint="eastAsia"/>
        </w:rPr>
      </w:pPr>
      <w:r>
        <w:t>（5）缺乏多目标跟踪功能。当前视频和摄像头模式的简单IoU跟踪仅能满足基本的去重计数需求，缺乏完整的多目标跟踪（MOT）功能，无法提供车辆的运动轨迹和行驶方向等高级信息。</w:t>
      </w:r>
    </w:p>
    <w:p w14:paraId="17149A80">
      <w:pPr>
        <w:pStyle w:val="3"/>
        <w:spacing w:before="156" w:after="156"/>
        <w:rPr>
          <w:rFonts w:hint="eastAsia"/>
        </w:rPr>
      </w:pPr>
      <w:bookmarkStart w:id="124" w:name="_Toc5360"/>
      <w:r>
        <w:t>6.4 未来展望</w:t>
      </w:r>
      <w:bookmarkEnd w:id="124"/>
    </w:p>
    <w:p w14:paraId="5FBF72A3">
      <w:pPr>
        <w:ind w:firstLine="480"/>
        <w:rPr>
          <w:rFonts w:hint="eastAsia"/>
        </w:rPr>
      </w:pPr>
      <w:r>
        <w:t>基于以上分析，未来的研究工作可以从以下几个方向展开：</w:t>
      </w:r>
    </w:p>
    <w:p w14:paraId="2D8C7FBD">
      <w:pPr>
        <w:ind w:firstLine="480"/>
        <w:rPr>
          <w:rFonts w:hint="eastAsia"/>
        </w:rPr>
      </w:pPr>
      <w:r>
        <w:t>（1）端到端的联合优化框架。探索将图像增强模块与目标检测模块整合到统一的端到端网络中，通过联合训练实现增强与检测的协同优化，减少信息传递过程中的损失。</w:t>
      </w:r>
    </w:p>
    <w:p w14:paraId="00D37BCB">
      <w:pPr>
        <w:ind w:firstLine="480"/>
        <w:rPr>
          <w:rFonts w:hint="eastAsia"/>
        </w:rPr>
      </w:pPr>
      <w:r>
        <w:t>（2）模型轻量化与边缘部署。研究模型量化（INT8/FP16）、知识蒸馏和网络剪枝等模型轻量化技术，将系统部署到边缘计算设备（如NVIDIA Jetson、树莓派等），实现低功耗、低延迟的实时检测。</w:t>
      </w:r>
    </w:p>
    <w:p w14:paraId="1879F48D">
      <w:pPr>
        <w:ind w:firstLine="480"/>
        <w:rPr>
          <w:rFonts w:hint="eastAsia"/>
        </w:rPr>
      </w:pPr>
      <w:r>
        <w:t>（3）更多天气类型的扩展。研究雪天去除、沙尘天气图像恢复等方法，扩展系统的天气覆盖范围。同时探索多天气联合处理方案，提高系统在复杂混合天气条件下的适应性。</w:t>
      </w:r>
    </w:p>
    <w:p w14:paraId="64251C21">
      <w:pPr>
        <w:ind w:firstLine="480"/>
        <w:rPr>
          <w:rFonts w:hint="eastAsia"/>
        </w:rPr>
      </w:pPr>
      <w:r>
        <w:t>（4）多目标跟踪的集成。引入基于深度学习的多目标跟踪算法（如DeepSORT、ByteTrack等），实现视频和摄像头模式下车辆的运动轨迹追踪、车流量统计和异常行为检测等高级功能。</w:t>
      </w:r>
    </w:p>
    <w:p w14:paraId="23C797DA">
      <w:pPr>
        <w:ind w:firstLine="480"/>
        <w:rPr>
          <w:rFonts w:hint="eastAsia"/>
        </w:rPr>
      </w:pPr>
      <w:r>
        <w:t>（5）领域自适应与持续学习。研究领域自适应（Domain Adaptation）方法，缩小不同天气场景之间的域差异；引入持续学习（Continual Learning）机制，使系统能够在部署后不断适应新的天气环境和道路场景。</w:t>
      </w:r>
    </w:p>
    <w:p w14:paraId="2537C316">
      <w:pPr>
        <w:ind w:firstLine="480"/>
        <w:rPr>
          <w:rFonts w:hint="eastAsia"/>
        </w:rPr>
      </w:pPr>
      <w:r>
        <w:t>总之，恶劣天气条件下的视觉感知是一个极具挑战性但又具有重要实用价值的研究方向。随着深度学习技术的持续进步和边缘计算硬件性能的不断提升，面向恶劣天气的车辆感知系统将在智能交通和自动驾驶领域发挥越来越重要的作用。</w:t>
      </w:r>
    </w:p>
    <w:p w14:paraId="57CEE667">
      <w:pPr>
        <w:ind w:firstLine="480"/>
        <w:rPr>
          <w:rFonts w:ascii="Times New Roman" w:hAnsi="Times New Roman" w:eastAsia="黑体"/>
          <w:bCs/>
          <w:kern w:val="0"/>
          <w:sz w:val="30"/>
          <w:szCs w:val="30"/>
        </w:rPr>
      </w:pPr>
      <w:r>
        <w:br w:type="page"/>
      </w:r>
    </w:p>
    <w:p w14:paraId="5F3243F8">
      <w:pPr>
        <w:pStyle w:val="2"/>
        <w:spacing w:before="312" w:after="312"/>
        <w:rPr>
          <w:rFonts w:hint="eastAsia"/>
        </w:rPr>
      </w:pPr>
      <w:bookmarkStart w:id="125" w:name="_Toc169257662"/>
      <w:bookmarkStart w:id="126" w:name="_Toc22220"/>
      <w:bookmarkStart w:id="127" w:name="_Toc499"/>
      <w:r>
        <w:t>结</w:t>
      </w:r>
      <w:bookmarkEnd w:id="125"/>
      <w:r>
        <w:t>论</w:t>
      </w:r>
      <w:bookmarkEnd w:id="126"/>
      <w:bookmarkEnd w:id="127"/>
    </w:p>
    <w:p w14:paraId="70886B78">
      <w:pPr>
        <w:ind w:firstLine="480"/>
        <w:rPr>
          <w:rFonts w:hint="eastAsia"/>
        </w:rPr>
      </w:pPr>
      <w:r>
        <w:rPr>
          <w:rFonts w:hint="eastAsia"/>
        </w:rPr>
        <w:t>本文针对雾天、雨天、低光照三类恶劣天气下车辆检测精度下降的问题，设计并实现了基于图像增强的车辆感知系统，取得了以下成果：</w:t>
      </w:r>
    </w:p>
    <w:p w14:paraId="7A0E42E9">
      <w:pPr>
        <w:ind w:firstLine="480"/>
        <w:rPr>
          <w:rFonts w:hint="eastAsia"/>
        </w:rPr>
      </w:pPr>
      <w:r>
        <w:rPr>
          <w:rFonts w:hint="eastAsia"/>
        </w:rPr>
        <w:t>（1）构建了多策略图像增强方案：NAFNet实现去雾与去雨，MBLLEN提升低光照图像亮度与细节，CLAHE与形态学操作作为降级保障。各增强器通过统一接口封装，支持灵活调度。</w:t>
      </w:r>
    </w:p>
    <w:p w14:paraId="24240102">
      <w:pPr>
        <w:ind w:firstLine="480"/>
        <w:rPr>
          <w:rFonts w:hint="eastAsia"/>
        </w:rPr>
      </w:pPr>
      <w:r>
        <w:rPr>
          <w:rFonts w:hint="eastAsia"/>
        </w:rPr>
        <w:t>（2）实现了自动场景识别机制：基于亮度、对比度、饱和度和清晰度四维指标，采用级联决策规则自动判断天气类型并选择最优增强策略，无需额外训练模型，计算开销极低。</w:t>
      </w:r>
    </w:p>
    <w:p w14:paraId="3C3EFF64">
      <w:pPr>
        <w:ind w:firstLine="480"/>
        <w:rPr>
          <w:rFonts w:hint="eastAsia"/>
        </w:rPr>
      </w:pPr>
      <w:r>
        <w:rPr>
          <w:rFonts w:hint="eastAsia"/>
        </w:rPr>
        <w:t>（3）采用Flask后端与原生HTML/CSS/JavaScript前端分离架构，支持图片、视频和摄像头实时识别三种模式。通过Blueprint模块化路由、单例模式管理模型生命周期，MySQL实现记录持久化，ONNX Runtime统一管理CPU推理，并采用会话缓存、图优化和多线程并行等手段提升性能。</w:t>
      </w:r>
    </w:p>
    <w:p w14:paraId="27974B72">
      <w:pPr>
        <w:ind w:firstLine="480"/>
        <w:rPr>
          <w:rFonts w:hint="eastAsia"/>
        </w:rPr>
      </w:pPr>
      <w:r>
        <w:rPr>
          <w:rFonts w:hint="eastAsia"/>
        </w:rPr>
        <w:t>（4）实验结果表明：YOLOv8x在正常天气下mAP50为0.9851；雾天经NAFNet增强后mAP50从0.8592提升至0.9125（+6.2%）；雨天经自动增强后mAP50-95从0.7102提升至0.7999（+12.6%）；低光照经MBLLEN增强后mAP50从0.8241提升至0.8586（+4.2%）。验证了图像增强对恶劣天气下检测性能的显著提升作用。</w:t>
      </w:r>
    </w:p>
    <w:p w14:paraId="5DB0D264">
      <w:pPr>
        <w:ind w:firstLine="480"/>
        <w:rPr>
          <w:rFonts w:hint="eastAsia"/>
        </w:rPr>
      </w:pPr>
      <w:r>
        <w:rPr>
          <w:rFonts w:hint="eastAsia"/>
        </w:rPr>
        <w:t>（5）单张图像完整处理流程约800ms，视频模式有效帧率3-5 FPS，全部在CPU环境下运行，无需GPU支持，降低了部署成本。</w:t>
      </w:r>
    </w:p>
    <w:p w14:paraId="3BAC15A0">
      <w:pPr>
        <w:ind w:firstLine="480"/>
        <w:rPr>
          <w:rFonts w:ascii="Times New Roman" w:hAnsi="Times New Roman"/>
          <w:kern w:val="0"/>
        </w:rPr>
      </w:pPr>
      <w:r>
        <w:rPr>
          <w:rFonts w:hint="eastAsia"/>
        </w:rPr>
        <w:t>综上所述，本文提出的多策略图像增强与深度学习检测相结合的方案，在检测精度、处理效率和工程实用性之间取得了良好平衡，可有效缓解恶劣天气对视觉感知系统的负面影响，对推动车辆感知技术在实际道路环境中的应用具有参考价值。</w:t>
      </w:r>
    </w:p>
    <w:p w14:paraId="138796C6">
      <w:pPr>
        <w:pStyle w:val="2"/>
        <w:spacing w:before="312" w:after="312"/>
      </w:pPr>
      <w:bookmarkStart w:id="128" w:name="_Toc4122"/>
      <w:bookmarkStart w:id="129" w:name="_Toc31517"/>
      <w:bookmarkStart w:id="130" w:name="_Toc169257663"/>
      <w:r>
        <w:t>参考文献</w:t>
      </w:r>
      <w:bookmarkEnd w:id="128"/>
      <w:bookmarkEnd w:id="129"/>
      <w:bookmarkEnd w:id="130"/>
      <w:r>
        <w:commentReference w:id="11"/>
      </w:r>
    </w:p>
    <w:p w14:paraId="0BA8EBB2">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顾正祥,刘鑫,祁巧云.卷积神经网络低光照图像增强系统的优化设计[J].信息与电脑(理论版),2024,36(20):103-105.</w:t>
      </w:r>
    </w:p>
    <w:p w14:paraId="601AB0DD">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黄金炜,于瓅,郭天元,等.基于暗通道先验的改进图像去雾算法[J].佳木斯大学学报(自然科学版),2023,41(01):25-28+67.</w:t>
      </w:r>
    </w:p>
    <w:p w14:paraId="76170A7D">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吕晓倩｡低光照条件下的图像与视频增强方法研究 [D]. 哈尔滨:黑龙江大学,2024. DOI:10.27061/d.cnki.ghgdu.2024.000208.</w:t>
      </w:r>
    </w:p>
    <w:p w14:paraId="081B4D6B">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明日科技.Python完全自学教程[M].人民邮电出版社:202308:949</w:t>
      </w:r>
    </w:p>
    <w:p w14:paraId="57F33D90">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刘长龙.Python高效开发实战[M].电子工业出版社:202108:521.</w:t>
      </w:r>
    </w:p>
    <w:p w14:paraId="089F397A">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江宝得,陆镇天,任彦忠.融合Retinex分支与自适应注意力机制的低光图像增强算法[J/OL].计算机工程与应用, 1-15[2026-04-09].https://link.cnki.net/urlid/11.2127.tp.20260320.1130.006.</w:t>
      </w:r>
    </w:p>
    <w:p w14:paraId="424AC4A7">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刘璐.基于恶劣环境下的图像/视频复原方法研究[D].南京邮电大学,2019.DOI:10.27251/d.cnki.gnjdc.2019.000508.</w:t>
      </w:r>
    </w:p>
    <w:p w14:paraId="7C1A8F54">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谢婉婷.基于OpenCV的车牌识别系统设计与实现[J].汽车知识,2026,26(01):241-244.</w:t>
      </w:r>
    </w:p>
    <w:p w14:paraId="46A89EB5">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管图新. 面向交通场景的图像质量评价及增强方法研究[D]. 上海海事大学, 2023. DOI:10.27304/d.cnki.gshhc.2023.000041.</w:t>
      </w:r>
    </w:p>
    <w:p w14:paraId="462A8115">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ascii="Times New Roman" w:hAnsi="Times New Roman"/>
          <w:sz w:val="24"/>
          <w:szCs w:val="24"/>
        </w:rPr>
        <w:t>刘芸宏,王奥迪,曹俊武.基于改进的PReNet图像去雨算法研究[J].物联网技术,2025,15(23):90-92.DOI:10.16667/j.issn.2095-1302.2025.23.020.</w:t>
      </w:r>
    </w:p>
    <w:p w14:paraId="0FD0C8D9">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任晓文. 面向智能交通的雨雾天气图像增强方法研究[D]. 太原科技大学, 2019. DOI:10.27721/d.cnki.gyzjc.2019.000074.</w:t>
      </w:r>
    </w:p>
    <w:p w14:paraId="61985A9D">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李文.图像去雨算法研究[D].四川大学,2022.DOI:10.27342/d.cnki.gscdu.2022.004310.</w:t>
      </w:r>
    </w:p>
    <w:p w14:paraId="4583C659">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袁家怡,张郑浩,周正康,等.面对复杂交通场景的融合检测YOLO车辆识别模型[J/OL].计算机应用,1-13[2026-04-09].https://link.cnki.net/urlid/51.1307.TP.20260327.1615.002.</w:t>
      </w:r>
    </w:p>
    <w:p w14:paraId="7749E7DA">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丁若修.面向智能交通的恶劣天气图像增强方法研究[D].沈阳工业大学,2017.</w:t>
      </w:r>
    </w:p>
    <w:p w14:paraId="0ED8E6B2">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王淞.基于图像处理技术的前方车辆识别技术研究[J].汽车实用技术, 2025,50(20):102-106+119.DOI:10.16638/j.cnki.1671-7988.2025.020.019.</w:t>
      </w:r>
    </w:p>
    <w:p w14:paraId="4B46B82E">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刘晟,面向智能交通的恶劣天气下交通图像清晰化技术研究.陕西省,西安理工大学,2023-12-01.</w:t>
      </w:r>
    </w:p>
    <w:p w14:paraId="5C0C1844">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0F2FFC36">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Ren J ,Yang C ,Miao K .A method for detecting foreign objects in railway perimeters under low-light conditions based on image enhancement[J].Engineering Research Express,2026,8(7):075205-075205.DOI:10.1088/2631-8695/AE52A3.</w:t>
      </w:r>
    </w:p>
    <w:p w14:paraId="30B186AC">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41BDAAB7">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Liu D ,Gu Y ,Zhang H , et al.TIE-LR: A multi-module deep learning framework for traffic monitoring on low-resolution videos[J].Engineering Applications of Artificial Intelligence,2026,163(P4):113112-113112.DOI:10.1016/J.ENGAPPAI.2025.113112.</w:t>
      </w:r>
    </w:p>
    <w:p w14:paraId="1C4CC18B">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Zheng B ,Zhou J ,Hong Z , et al.Vehicle Recognition and Driving Information Detection with UAV Video Based on Improved YOLOv5-DeepSORT Algorithm[J].Sensors,2025,25(9):2788-2788.DOI:10.3390/S25092788.</w:t>
      </w:r>
    </w:p>
    <w:p w14:paraId="31401296">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Prasanth P ,Kumar P ,Velavan S , et al.Rain Removal from Still Images Using Image Smoothing Filter and Morphological Filter[J].Digital Image Processing,2018,10(8):157-160.</w:t>
      </w:r>
    </w:p>
    <w:p w14:paraId="326F7EB5">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Jaiswal M ,Nagwanshi K K ,Khan M H M , et al.YOLOv8s-WAMNet: enhancing robust vehicle detection under adverse weather via hybrid attention and multi-scale fusion in real time.[J].Scientific reports,2026,DOI:10.1038/S41598-026-46527-5.</w:t>
      </w:r>
    </w:p>
    <w:p w14:paraId="01620EDA">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Grinblat G, et al. Dark Vision: Real-Time Detection and Tracking in Low-Light Conditions[C]//WACV. 2020: 1962-1971.</w:t>
      </w:r>
    </w:p>
    <w:p w14:paraId="140BC9EF">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Qin X, et al. FOGAI: A Domain Adaptation Framework for Underwater Image Enhancement and Detection[C]//ECCV. 2022: 357-374.</w:t>
      </w:r>
    </w:p>
    <w:p w14:paraId="1F574595">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Jiang D, et al. Automatic X-ray Image Enhancement via Deep Learning[C]//SPIE. 2018, 10574</w:t>
      </w:r>
      <w:r>
        <w:rPr>
          <w:rFonts w:hint="eastAsia" w:ascii="Times New Roman" w:hAnsi="Times New Roman"/>
          <w:sz w:val="24"/>
          <w:szCs w:val="24"/>
        </w:rPr>
        <w:tab/>
      </w:r>
      <w:r>
        <w:rPr>
          <w:rFonts w:hint="eastAsia" w:ascii="Times New Roman" w:hAnsi="Times New Roman"/>
          <w:sz w:val="24"/>
          <w:szCs w:val="24"/>
        </w:rPr>
        <w:t>: 105740R.</w:t>
      </w:r>
    </w:p>
    <w:p w14:paraId="044A0C47">
      <w:pPr>
        <w:keepNext w:val="0"/>
        <w:keepLines w:val="0"/>
        <w:pageBreakBefore w:val="0"/>
        <w:widowControl w:val="0"/>
        <w:numPr>
          <w:ilvl w:val="0"/>
          <w:numId w:val="2"/>
        </w:numPr>
        <w:kinsoku/>
        <w:wordWrap w:val="0"/>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sz w:val="24"/>
          <w:szCs w:val="24"/>
        </w:rPr>
      </w:pPr>
      <w:r>
        <w:rPr>
          <w:rFonts w:hint="eastAsia" w:ascii="Times New Roman" w:hAnsi="Times New Roman"/>
          <w:sz w:val="24"/>
          <w:szCs w:val="24"/>
        </w:rPr>
        <w:t>Liu Y, et al. Multi-Scale Aggregation Network for Single Image Dehazing and Beyond[C]//ICCV. 2019: 9074-9083.</w:t>
      </w:r>
    </w:p>
    <w:p w14:paraId="75EEE6C8">
      <w:pPr>
        <w:pStyle w:val="2"/>
        <w:spacing w:before="312" w:after="312"/>
        <w:rPr>
          <w:rFonts w:hint="eastAsia"/>
        </w:rPr>
      </w:pPr>
      <w:bookmarkStart w:id="131" w:name="_Toc30061"/>
      <w:bookmarkStart w:id="132" w:name="_Toc169257664"/>
      <w:bookmarkStart w:id="133" w:name="_Toc21810"/>
      <w:r>
        <w:t>致谢</w:t>
      </w:r>
      <w:bookmarkEnd w:id="131"/>
      <w:bookmarkEnd w:id="132"/>
      <w:bookmarkEnd w:id="133"/>
    </w:p>
    <w:p w14:paraId="38EFD368">
      <w:pPr>
        <w:ind w:firstLine="480"/>
        <w:rPr>
          <w:rFonts w:ascii="Times New Roman" w:hAnsi="Times New Roman"/>
          <w:szCs w:val="24"/>
        </w:rPr>
      </w:pPr>
      <w:r>
        <w:rPr>
          <w:rFonts w:ascii="Times New Roman" w:hAnsi="Times New Roman"/>
          <w:szCs w:val="24"/>
        </w:rPr>
        <w:t>时光荏苒，本科四年的学习</w:t>
      </w:r>
      <w:r>
        <w:rPr>
          <w:rFonts w:hint="eastAsia" w:ascii="Times New Roman" w:hAnsi="Times New Roman"/>
          <w:szCs w:val="24"/>
          <w:lang w:val="en-US" w:eastAsia="zh-CN"/>
        </w:rPr>
        <w:t>之路</w:t>
      </w:r>
      <w:r>
        <w:rPr>
          <w:rFonts w:ascii="Times New Roman" w:hAnsi="Times New Roman"/>
          <w:szCs w:val="24"/>
        </w:rPr>
        <w:t>将画上句点。在毕业论文完成之际，</w:t>
      </w:r>
      <w:r>
        <w:rPr>
          <w:rFonts w:hint="eastAsia" w:ascii="Times New Roman" w:hAnsi="Times New Roman"/>
          <w:szCs w:val="24"/>
          <w:lang w:val="en-US" w:eastAsia="zh-CN"/>
        </w:rPr>
        <w:t>在此</w:t>
      </w:r>
      <w:r>
        <w:rPr>
          <w:rFonts w:ascii="Times New Roman" w:hAnsi="Times New Roman"/>
          <w:szCs w:val="24"/>
        </w:rPr>
        <w:t>向所有关心、支持和帮助过我的人致以最诚挚的感谢。</w:t>
      </w:r>
    </w:p>
    <w:p w14:paraId="2393EC07">
      <w:pPr>
        <w:ind w:firstLine="480"/>
        <w:rPr>
          <w:rFonts w:ascii="Times New Roman" w:hAnsi="Times New Roman"/>
          <w:szCs w:val="24"/>
        </w:rPr>
      </w:pPr>
      <w:r>
        <w:rPr>
          <w:rFonts w:hint="eastAsia" w:ascii="Times New Roman" w:hAnsi="Times New Roman"/>
          <w:szCs w:val="24"/>
          <w:lang w:val="en-US" w:eastAsia="zh-CN"/>
        </w:rPr>
        <w:t>首先，</w:t>
      </w:r>
      <w:r>
        <w:rPr>
          <w:rFonts w:ascii="Times New Roman" w:hAnsi="Times New Roman"/>
          <w:szCs w:val="24"/>
        </w:rPr>
        <w:t>我要衷心感谢我的指导教师</w:t>
      </w:r>
      <w:r>
        <w:rPr>
          <w:rFonts w:hint="eastAsia" w:ascii="Times New Roman" w:hAnsi="Times New Roman"/>
          <w:szCs w:val="24"/>
        </w:rPr>
        <w:t>许欢老师</w:t>
      </w:r>
      <w:r>
        <w:rPr>
          <w:rFonts w:ascii="Times New Roman" w:hAnsi="Times New Roman"/>
          <w:szCs w:val="24"/>
        </w:rPr>
        <w:t>。从论文选题、技术方案设计、实验开展到论文撰写，李老师始终给予我耐心细致的指导。</w:t>
      </w:r>
      <w:r>
        <w:rPr>
          <w:rFonts w:hint="eastAsia" w:ascii="Times New Roman" w:hAnsi="Times New Roman"/>
          <w:szCs w:val="24"/>
        </w:rPr>
        <w:t>许</w:t>
      </w:r>
      <w:r>
        <w:rPr>
          <w:rFonts w:ascii="Times New Roman" w:hAnsi="Times New Roman"/>
          <w:szCs w:val="24"/>
        </w:rPr>
        <w:t>老师渊博的学识、严谨的治学态度和精益求精的工作作风，深深感染和激励着我。在研究遇到困难时，</w:t>
      </w:r>
      <w:r>
        <w:rPr>
          <w:rFonts w:hint="eastAsia" w:ascii="Times New Roman" w:hAnsi="Times New Roman"/>
          <w:szCs w:val="24"/>
        </w:rPr>
        <w:t>许</w:t>
      </w:r>
      <w:r>
        <w:rPr>
          <w:rFonts w:ascii="Times New Roman" w:hAnsi="Times New Roman"/>
          <w:szCs w:val="24"/>
        </w:rPr>
        <w:t>老师总能以丰富的经验为我指明方向，帮助我一次次克服困难。特别是在系统方案设计和实验分析阶段，</w:t>
      </w:r>
      <w:r>
        <w:rPr>
          <w:rFonts w:hint="eastAsia" w:ascii="Times New Roman" w:hAnsi="Times New Roman"/>
          <w:szCs w:val="24"/>
        </w:rPr>
        <w:t>许</w:t>
      </w:r>
      <w:r>
        <w:rPr>
          <w:rFonts w:ascii="Times New Roman" w:hAnsi="Times New Roman"/>
          <w:szCs w:val="24"/>
        </w:rPr>
        <w:t>老师提出的许多建设性意见使本文的工作更加充实和完善。在此谨向</w:t>
      </w:r>
      <w:r>
        <w:rPr>
          <w:rFonts w:hint="eastAsia" w:ascii="Times New Roman" w:hAnsi="Times New Roman"/>
          <w:szCs w:val="24"/>
        </w:rPr>
        <w:t>许</w:t>
      </w:r>
      <w:r>
        <w:rPr>
          <w:rFonts w:ascii="Times New Roman" w:hAnsi="Times New Roman"/>
          <w:szCs w:val="24"/>
        </w:rPr>
        <w:t>老师致以最崇高的敬意和最衷心的感谢。</w:t>
      </w:r>
    </w:p>
    <w:p w14:paraId="6477A8B7">
      <w:pPr>
        <w:ind w:firstLine="480"/>
        <w:rPr>
          <w:rFonts w:ascii="Times New Roman" w:hAnsi="Times New Roman"/>
          <w:szCs w:val="24"/>
        </w:rPr>
      </w:pPr>
      <w:r>
        <w:rPr>
          <w:rFonts w:hint="eastAsia" w:ascii="Times New Roman" w:hAnsi="Times New Roman"/>
          <w:szCs w:val="24"/>
          <w:lang w:val="en-US" w:eastAsia="zh-CN"/>
        </w:rPr>
        <w:t>然后，</w:t>
      </w:r>
      <w:r>
        <w:rPr>
          <w:rFonts w:ascii="Times New Roman" w:hAnsi="Times New Roman"/>
          <w:szCs w:val="24"/>
        </w:rPr>
        <w:t>感谢计算机科学与工程学院的所有老师们，是你们的谆谆教诲为我的专业学习打下了坚实的基础。感谢各位任课老师的悉心教导和辅导员的关心帮助，使我在大学四年中不仅学到了专业知识，更学会了如何做人做事。课程中学到的计算机视觉、深度学习、软件工程等知识为本系统的开发提供了重要的理论支撑。</w:t>
      </w:r>
    </w:p>
    <w:p w14:paraId="3B7EFB69">
      <w:pPr>
        <w:ind w:firstLine="480"/>
        <w:rPr>
          <w:rFonts w:ascii="Times New Roman" w:hAnsi="Times New Roman"/>
          <w:szCs w:val="24"/>
        </w:rPr>
      </w:pPr>
      <w:r>
        <w:rPr>
          <w:rFonts w:hint="eastAsia" w:ascii="Times New Roman" w:hAnsi="Times New Roman"/>
          <w:szCs w:val="24"/>
          <w:lang w:val="en-US" w:eastAsia="zh-CN"/>
        </w:rPr>
        <w:t>然后，</w:t>
      </w:r>
      <w:r>
        <w:rPr>
          <w:rFonts w:ascii="Times New Roman" w:hAnsi="Times New Roman"/>
          <w:szCs w:val="24"/>
        </w:rPr>
        <w:t>感谢实验室的各位同学和我的室友们，在日常学习和生活中给予我的帮助与陪伴。特别感谢在系统开发和测试过程中提出宝贵建议的同学们，你们的反馈使得系统不断完善。与你们一起讨论问题、攻克难关的日子，是我大学生活中难忘而珍贵的回忆。</w:t>
      </w:r>
    </w:p>
    <w:p w14:paraId="6B756CA3">
      <w:pPr>
        <w:ind w:firstLine="480"/>
        <w:rPr>
          <w:rFonts w:ascii="Times New Roman" w:hAnsi="Times New Roman"/>
          <w:szCs w:val="24"/>
        </w:rPr>
      </w:pPr>
      <w:r>
        <w:rPr>
          <w:rFonts w:hint="eastAsia" w:ascii="Times New Roman" w:hAnsi="Times New Roman"/>
          <w:szCs w:val="24"/>
          <w:lang w:val="en-US" w:eastAsia="zh-CN"/>
        </w:rPr>
        <w:t>再然后，</w:t>
      </w:r>
      <w:r>
        <w:rPr>
          <w:rFonts w:ascii="Times New Roman" w:hAnsi="Times New Roman"/>
          <w:szCs w:val="24"/>
        </w:rPr>
        <w:t>感谢我的父母和家人，感谢你们多年来的养育之恩和无私付出。你们的理解、支持和鼓励是我完成学业的最大动力。每当我遇到挫折和困难时，你们总是我最坚强的后盾，让我有勇气和信心继续前行。</w:t>
      </w:r>
    </w:p>
    <w:p w14:paraId="558A665A">
      <w:pPr>
        <w:ind w:firstLine="480"/>
        <w:rPr>
          <w:rFonts w:ascii="Times New Roman" w:hAnsi="Times New Roman"/>
          <w:szCs w:val="24"/>
        </w:rPr>
      </w:pPr>
      <w:r>
        <w:rPr>
          <w:rFonts w:ascii="Times New Roman" w:hAnsi="Times New Roman"/>
          <w:szCs w:val="24"/>
        </w:rPr>
        <w:t>最后，感谢所有参考文献的作者们，你们的研究成果为本文提供了重要的理论基础和技术参考。感谢在百忙之中参与论文评审和答辩的各位专家老师，你们的宝贵意见将使本文更加完善。</w:t>
      </w:r>
    </w:p>
    <w:p w14:paraId="47DA1DA1">
      <w:pPr>
        <w:ind w:firstLine="480"/>
        <w:rPr>
          <w:rFonts w:ascii="Times New Roman" w:hAnsi="Times New Roman"/>
          <w:szCs w:val="24"/>
        </w:rPr>
      </w:pPr>
    </w:p>
    <w:p w14:paraId="54A89088">
      <w:pPr>
        <w:spacing w:line="360" w:lineRule="auto"/>
        <w:ind w:firstLine="480"/>
        <w:rPr>
          <w:rFonts w:hint="eastAsia"/>
        </w:rPr>
      </w:pPr>
    </w:p>
    <w:sectPr>
      <w:footerReference r:id="rId10" w:type="default"/>
      <w:pgSz w:w="11906" w:h="16838"/>
      <w:pgMar w:top="1587" w:right="1418" w:bottom="1417" w:left="1418" w:header="851" w:footer="992" w:gutter="0"/>
      <w:pgNumType w:start="1"/>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许欢" w:date="2026-05-11T19:50:59Z" w:initials="">
    <w:p w14:paraId="7A692963">
      <w:pPr>
        <w:pStyle w:val="10"/>
        <w:rPr>
          <w:rFonts w:hint="default" w:eastAsia="宋体"/>
          <w:lang w:val="en-US" w:eastAsia="zh-CN"/>
        </w:rPr>
      </w:pPr>
      <w:r>
        <w:rPr>
          <w:rFonts w:hint="eastAsia"/>
          <w:lang w:val="en-US" w:eastAsia="zh-CN"/>
        </w:rPr>
        <w:t>已填，勿删</w:t>
      </w:r>
    </w:p>
  </w:comment>
  <w:comment w:id="1" w:author="许欢" w:date="2026-05-11T21:42:00Z" w:initials="">
    <w:p w14:paraId="37F86F17">
      <w:pPr>
        <w:rPr>
          <w:rFonts w:hint="default" w:ascii="宋体" w:hAnsi="宋体" w:eastAsia="宋体" w:cs="宋体"/>
          <w:sz w:val="28"/>
          <w:szCs w:val="28"/>
          <w:lang w:val="en-US" w:eastAsia="zh-CN"/>
        </w:rPr>
      </w:pPr>
      <w:r>
        <w:rPr>
          <w:rFonts w:hint="eastAsia" w:ascii="宋体" w:hAnsi="宋体" w:eastAsia="宋体" w:cs="宋体"/>
          <w:b/>
          <w:bCs/>
          <w:sz w:val="32"/>
          <w:szCs w:val="32"/>
          <w:lang w:val="en-US" w:eastAsia="zh-CN"/>
        </w:rPr>
        <w:t>摘要一般300-500字</w:t>
      </w:r>
      <w:r>
        <w:rPr>
          <w:rFonts w:hint="eastAsia" w:ascii="Segoe UI" w:hAnsi="Segoe UI" w:cs="Segoe UI"/>
          <w:i w:val="0"/>
          <w:iCs w:val="0"/>
          <w:caps w:val="0"/>
          <w:color w:val="0F1115"/>
          <w:spacing w:val="0"/>
          <w:sz w:val="16"/>
          <w:szCs w:val="16"/>
          <w:shd w:val="clear" w:fill="FFFFFF"/>
          <w:lang w:val="en-US" w:eastAsia="zh-CN"/>
        </w:rPr>
        <w:t>即可，稍微简化一下</w:t>
      </w:r>
    </w:p>
    <w:p w14:paraId="49780E07">
      <w:pPr>
        <w:pStyle w:val="10"/>
        <w:rPr>
          <w:b/>
          <w:bCs/>
        </w:rPr>
      </w:pPr>
    </w:p>
  </w:comment>
  <w:comment w:id="2" w:author="许欢" w:date="2026-05-11T21:41:20Z" w:initials="">
    <w:p w14:paraId="02F62F37">
      <w:pPr>
        <w:pStyle w:val="10"/>
        <w:rPr>
          <w:rFonts w:hint="default" w:eastAsia="宋体"/>
          <w:lang w:val="en-US" w:eastAsia="zh-CN"/>
        </w:rPr>
      </w:pPr>
      <w:r>
        <w:rPr>
          <w:rFonts w:hint="eastAsia"/>
          <w:lang w:val="en-US" w:eastAsia="zh-CN"/>
        </w:rPr>
        <w:t>摘要及正文都不要出现“本文”、“本论文”、“本项目”这样的描述。你这不是写论文也不是做项目，是设计说明书。可以说本设计、本平台、本系统等</w:t>
      </w:r>
    </w:p>
    <w:p w14:paraId="40A75138">
      <w:pPr>
        <w:pStyle w:val="10"/>
      </w:pPr>
    </w:p>
  </w:comment>
  <w:comment w:id="3" w:author="许欢" w:date="2026-05-11T21:42:17Z" w:initials="">
    <w:p w14:paraId="06F27FA6">
      <w:pPr>
        <w:pStyle w:val="10"/>
        <w:rPr>
          <w:rFonts w:hint="eastAsia" w:eastAsia="宋体"/>
          <w:lang w:val="en-US" w:eastAsia="zh-CN"/>
        </w:rPr>
      </w:pPr>
      <w:r>
        <w:rPr>
          <w:rFonts w:hint="eastAsia"/>
          <w:lang w:val="en-US" w:eastAsia="zh-CN"/>
        </w:rPr>
        <w:t>改为：</w:t>
      </w:r>
      <w:r>
        <w:rPr>
          <w:rFonts w:hint="eastAsia" w:cs="宋体"/>
          <w:szCs w:val="24"/>
        </w:rPr>
        <w:t>图像增强</w:t>
      </w:r>
      <w:r>
        <w:rPr>
          <w:rFonts w:hint="eastAsia" w:cs="宋体"/>
          <w:szCs w:val="24"/>
          <w:lang w:eastAsia="zh-CN"/>
        </w:rPr>
        <w:t>，</w:t>
      </w:r>
      <w:r>
        <w:rPr>
          <w:rFonts w:hint="eastAsia" w:cs="宋体"/>
          <w:szCs w:val="24"/>
        </w:rPr>
        <w:t>YOLOv8</w:t>
      </w:r>
      <w:r>
        <w:rPr>
          <w:rFonts w:hint="eastAsia" w:cs="宋体"/>
          <w:szCs w:val="24"/>
          <w:lang w:eastAsia="zh-CN"/>
        </w:rPr>
        <w:t>，</w:t>
      </w:r>
      <w:r>
        <w:rPr>
          <w:rFonts w:hint="eastAsia" w:cs="宋体"/>
          <w:szCs w:val="24"/>
        </w:rPr>
        <w:t>深度学习</w:t>
      </w:r>
      <w:r>
        <w:rPr>
          <w:rFonts w:hint="eastAsia" w:cs="宋体"/>
          <w:szCs w:val="24"/>
          <w:lang w:eastAsia="zh-CN"/>
        </w:rPr>
        <w:t>，</w:t>
      </w:r>
      <w:r>
        <w:rPr>
          <w:rFonts w:hint="eastAsia" w:cs="宋体"/>
          <w:szCs w:val="24"/>
        </w:rPr>
        <w:t>车辆检测</w:t>
      </w:r>
      <w:r>
        <w:rPr>
          <w:rFonts w:hint="eastAsia" w:cs="宋体"/>
          <w:szCs w:val="24"/>
          <w:lang w:eastAsia="zh-CN"/>
        </w:rPr>
        <w:t>，</w:t>
      </w:r>
      <w:r>
        <w:rPr>
          <w:rFonts w:hint="eastAsia" w:cs="宋体"/>
          <w:szCs w:val="24"/>
        </w:rPr>
        <w:t>恶劣天气</w:t>
      </w:r>
    </w:p>
  </w:comment>
  <w:comment w:id="4" w:author="许欢" w:date="2026-05-11T21:43:34Z" w:initials="">
    <w:p w14:paraId="17711FA7">
      <w:pPr>
        <w:pStyle w:val="10"/>
        <w:rPr>
          <w:rFonts w:hint="eastAsia" w:eastAsia="微软雅黑"/>
          <w:lang w:val="en-US" w:eastAsia="zh-CN"/>
        </w:rPr>
      </w:pPr>
      <w:r>
        <w:rPr>
          <w:rFonts w:hint="eastAsia" w:eastAsia="微软雅黑"/>
          <w:lang w:val="en-US" w:eastAsia="zh-CN"/>
        </w:rPr>
        <w:t>此章AI感太重，注意AIGC检测</w:t>
      </w:r>
    </w:p>
    <w:p w14:paraId="4B524148">
      <w:pPr>
        <w:pStyle w:val="10"/>
      </w:pPr>
    </w:p>
  </w:comment>
  <w:comment w:id="5" w:author="许欢" w:date="2026-05-11T21:45:55Z" w:initials="">
    <w:p w14:paraId="458C24F1">
      <w:pPr>
        <w:pStyle w:val="10"/>
        <w:rPr>
          <w:rFonts w:hint="default" w:eastAsia="宋体"/>
          <w:lang w:val="en-US" w:eastAsia="zh-CN"/>
        </w:rPr>
      </w:pPr>
      <w:r>
        <w:rPr>
          <w:rFonts w:hint="eastAsia"/>
          <w:lang w:val="en-US" w:eastAsia="zh-CN"/>
        </w:rPr>
        <w:t>此部分须有总体架构图或层次图</w:t>
      </w:r>
    </w:p>
  </w:comment>
  <w:comment w:id="6" w:author="许欢" w:date="2026-05-11T21:52:28Z" w:initials="">
    <w:p w14:paraId="63AE5D45">
      <w:pPr>
        <w:pStyle w:val="10"/>
        <w:rPr>
          <w:rFonts w:hint="default" w:eastAsia="宋体"/>
          <w:lang w:val="en-US" w:eastAsia="zh-CN"/>
        </w:rPr>
      </w:pPr>
      <w:r>
        <w:rPr>
          <w:rFonts w:hint="eastAsia"/>
          <w:lang w:val="en-US" w:eastAsia="zh-CN"/>
        </w:rPr>
        <w:t>此部分可以加一个“包图”，即</w:t>
      </w:r>
      <w:r>
        <w:rPr>
          <w:rFonts w:hint="default" w:ascii="宋体" w:hAnsi="宋体" w:eastAsia="宋体" w:cs="宋体"/>
          <w:sz w:val="28"/>
          <w:szCs w:val="28"/>
          <w:lang w:val="en-US" w:eastAsia="zh-CN"/>
        </w:rPr>
        <w:t>对系统模块进行宏观划分</w:t>
      </w:r>
      <w:r>
        <w:rPr>
          <w:rFonts w:hint="eastAsia" w:cs="宋体"/>
          <w:sz w:val="28"/>
          <w:szCs w:val="28"/>
          <w:lang w:val="en-US" w:eastAsia="zh-CN"/>
        </w:rPr>
        <w:t>的图</w:t>
      </w:r>
    </w:p>
    <w:p w14:paraId="4A637924">
      <w:pPr>
        <w:pStyle w:val="10"/>
      </w:pPr>
    </w:p>
  </w:comment>
  <w:comment w:id="7" w:author="许欢" w:date="2026-05-11T21:53:13Z" w:initials="">
    <w:p w14:paraId="12DF3EB0">
      <w:pPr>
        <w:pStyle w:val="10"/>
        <w:rPr>
          <w:rFonts w:hint="default" w:eastAsia="宋体"/>
          <w:lang w:val="en-US" w:eastAsia="zh-CN"/>
        </w:rPr>
      </w:pPr>
      <w:r>
        <w:rPr>
          <w:rFonts w:hint="eastAsia" w:ascii="Segoe UI" w:hAnsi="Segoe UI" w:cs="Segoe UI"/>
          <w:i w:val="0"/>
          <w:iCs w:val="0"/>
          <w:caps w:val="0"/>
          <w:color w:val="0F1115"/>
          <w:spacing w:val="0"/>
          <w:sz w:val="15"/>
          <w:szCs w:val="15"/>
          <w:shd w:val="clear" w:fill="FFFFFF"/>
          <w:lang w:val="en-US" w:eastAsia="zh-CN"/>
        </w:rPr>
        <w:t>加个DFD图</w:t>
      </w:r>
    </w:p>
  </w:comment>
  <w:comment w:id="8" w:author="许欢" w:date="2026-05-11T21:57:07Z" w:initials="">
    <w:p w14:paraId="08C60780">
      <w:pPr>
        <w:pStyle w:val="10"/>
        <w:rPr>
          <w:rFonts w:hint="default" w:eastAsia="宋体"/>
          <w:lang w:val="en-US" w:eastAsia="zh-CN"/>
        </w:rPr>
      </w:pPr>
      <w:r>
        <w:rPr>
          <w:rFonts w:hint="eastAsia"/>
          <w:lang w:val="en-US" w:eastAsia="zh-CN"/>
        </w:rPr>
        <w:t>此部分算法，除了文字和代码描述，有无公式？图表等其他描述方式？</w:t>
      </w:r>
    </w:p>
  </w:comment>
  <w:comment w:id="9" w:author="许欢" w:date="2026-05-11T22:07:45Z" w:initials="">
    <w:p w14:paraId="24580F67">
      <w:pPr>
        <w:pStyle w:val="10"/>
        <w:rPr>
          <w:rFonts w:hint="default" w:eastAsia="宋体"/>
          <w:lang w:val="en-US" w:eastAsia="zh-CN"/>
        </w:rPr>
      </w:pPr>
      <w:r>
        <w:rPr>
          <w:rFonts w:hint="eastAsia"/>
          <w:lang w:val="en-US" w:eastAsia="zh-CN"/>
        </w:rPr>
        <w:t>所有的系统截图都应属于系统实现部分，而非设计部分。设计应有流程图、结构图、组件图等</w:t>
      </w:r>
    </w:p>
  </w:comment>
  <w:comment w:id="10" w:author="许欢" w:date="2026-05-11T21:56:34Z" w:initials="">
    <w:p w14:paraId="0AE0527A">
      <w:pPr>
        <w:pStyle w:val="10"/>
        <w:rPr>
          <w:rFonts w:hint="default" w:eastAsia="宋体"/>
          <w:lang w:val="en-US" w:eastAsia="zh-CN"/>
        </w:rPr>
      </w:pPr>
      <w:r>
        <w:rPr>
          <w:rFonts w:hint="eastAsia"/>
          <w:lang w:val="en-US" w:eastAsia="zh-CN"/>
        </w:rPr>
        <w:t>数据库要有E-R图、数据流图、用例图等</w:t>
      </w:r>
    </w:p>
    <w:p w14:paraId="6FBA3C3A">
      <w:pPr>
        <w:pStyle w:val="10"/>
      </w:pPr>
    </w:p>
  </w:comment>
  <w:comment w:id="11" w:author="许欢" w:date="2026-05-11T22:10:19Z" w:initials="">
    <w:p w14:paraId="426A3907">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至少30个</w:t>
      </w:r>
    </w:p>
    <w:p w14:paraId="3AA2044F">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英文文献不少于10个</w:t>
      </w:r>
    </w:p>
    <w:p w14:paraId="191F2116">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近3年文献不少于10个</w:t>
      </w:r>
    </w:p>
    <w:p w14:paraId="6CC517C4">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文献顺序根据正文中引用顺序排列</w:t>
      </w:r>
    </w:p>
    <w:p w14:paraId="65702B5E">
      <w:pPr>
        <w:numPr>
          <w:ilvl w:val="0"/>
          <w:numId w:val="1"/>
        </w:numPr>
        <w:ind w:left="425" w:leftChars="0" w:hanging="425"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近期文献尽量靠前写（即绪论部分的引用文献最好是近期的）</w:t>
      </w:r>
    </w:p>
    <w:p w14:paraId="4A400997">
      <w:pPr>
        <w:pStyle w:val="1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692963" w15:done="0"/>
  <w15:commentEx w15:paraId="49780E07" w15:done="0"/>
  <w15:commentEx w15:paraId="40A75138" w15:done="0"/>
  <w15:commentEx w15:paraId="06F27FA6" w15:done="0"/>
  <w15:commentEx w15:paraId="4B524148" w15:done="0"/>
  <w15:commentEx w15:paraId="458C24F1" w15:done="0"/>
  <w15:commentEx w15:paraId="4A637924" w15:done="0"/>
  <w15:commentEx w15:paraId="12DF3EB0" w15:done="0"/>
  <w15:commentEx w15:paraId="08C60780" w15:done="0"/>
  <w15:commentEx w15:paraId="24580F67" w15:done="0"/>
  <w15:commentEx w15:paraId="6FBA3C3A" w15:done="0"/>
  <w15:commentEx w15:paraId="4A4009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90203"/>
    <w:charset w:val="00"/>
    <w:family w:val="auto"/>
    <w:pitch w:val="default"/>
    <w:sig w:usb0="E40006FF" w:usb1="4000E07B" w:usb2="00000001" w:usb3="00000000" w:csb0="2000019F" w:csb1="D7D7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00E27">
    <w:pPr>
      <w:pStyle w:val="14"/>
      <w:jc w:val="center"/>
      <w:rPr>
        <w:ins w:id="0" w:author="许欢" w:date="2026-05-11T21:40:40Z"/>
      </w:rPr>
    </w:pPr>
  </w:p>
  <w:p w14:paraId="0B0784D0">
    <w:pPr>
      <w:pStyle w:val="14"/>
      <w:rPr>
        <w:ins w:id="1" w:author="许欢" w:date="2026-05-11T21:40:40Z"/>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3771B4B1">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700FBEEF">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1813B3A3">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E4CB3">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8C3517"/>
    <w:multiLevelType w:val="singleLevel"/>
    <w:tmpl w:val="168C3517"/>
    <w:lvl w:ilvl="0" w:tentative="0">
      <w:start w:val="1"/>
      <w:numFmt w:val="decimal"/>
      <w:lvlText w:val="%1."/>
      <w:lvlJc w:val="left"/>
      <w:pPr>
        <w:ind w:left="425" w:hanging="425"/>
      </w:pPr>
      <w:rPr>
        <w:rFonts w:hint="default"/>
      </w:rPr>
    </w:lvl>
  </w:abstractNum>
  <w:abstractNum w:abstractNumId="1">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许欢">
    <w15:presenceInfo w15:providerId="WPS Office" w15:userId="5330740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c3OTQ5NTliNmYxYzFiOTNmODNmODY0M2Y3MTE0ODI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C0C6A"/>
    <w:rsid w:val="000C311C"/>
    <w:rsid w:val="000C41A5"/>
    <w:rsid w:val="000C4465"/>
    <w:rsid w:val="000D54A0"/>
    <w:rsid w:val="000D699A"/>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4B08FF"/>
    <w:rsid w:val="02422901"/>
    <w:rsid w:val="028D2689"/>
    <w:rsid w:val="038F1F14"/>
    <w:rsid w:val="054B49A7"/>
    <w:rsid w:val="07942673"/>
    <w:rsid w:val="07966D78"/>
    <w:rsid w:val="0B8054C5"/>
    <w:rsid w:val="0CAD1A07"/>
    <w:rsid w:val="0CB105E2"/>
    <w:rsid w:val="0EF80318"/>
    <w:rsid w:val="0FEC42F3"/>
    <w:rsid w:val="13AD4427"/>
    <w:rsid w:val="140671BC"/>
    <w:rsid w:val="15C727F2"/>
    <w:rsid w:val="15FD796B"/>
    <w:rsid w:val="1B233257"/>
    <w:rsid w:val="1C5964B9"/>
    <w:rsid w:val="1C774288"/>
    <w:rsid w:val="1DCA4B2C"/>
    <w:rsid w:val="1EC67583"/>
    <w:rsid w:val="20986C38"/>
    <w:rsid w:val="21A55944"/>
    <w:rsid w:val="21DE218F"/>
    <w:rsid w:val="23547772"/>
    <w:rsid w:val="24BD3D11"/>
    <w:rsid w:val="24D3769A"/>
    <w:rsid w:val="24F5449A"/>
    <w:rsid w:val="257430BA"/>
    <w:rsid w:val="25CE2CE5"/>
    <w:rsid w:val="26C16619"/>
    <w:rsid w:val="27703526"/>
    <w:rsid w:val="295008E8"/>
    <w:rsid w:val="2B2F3836"/>
    <w:rsid w:val="2D877945"/>
    <w:rsid w:val="2EFD1290"/>
    <w:rsid w:val="30427E5B"/>
    <w:rsid w:val="305F4EC9"/>
    <w:rsid w:val="32673DC0"/>
    <w:rsid w:val="329655CE"/>
    <w:rsid w:val="329A3570"/>
    <w:rsid w:val="32BF42E1"/>
    <w:rsid w:val="32D677E9"/>
    <w:rsid w:val="33363694"/>
    <w:rsid w:val="354C36F1"/>
    <w:rsid w:val="35EE2BA4"/>
    <w:rsid w:val="36EB057B"/>
    <w:rsid w:val="37337890"/>
    <w:rsid w:val="37590EF1"/>
    <w:rsid w:val="378E2D18"/>
    <w:rsid w:val="37BD2C26"/>
    <w:rsid w:val="397B1A37"/>
    <w:rsid w:val="3B954E32"/>
    <w:rsid w:val="3CB41FEC"/>
    <w:rsid w:val="3F516B05"/>
    <w:rsid w:val="3FA27F1B"/>
    <w:rsid w:val="4123418A"/>
    <w:rsid w:val="41E40104"/>
    <w:rsid w:val="43A41B06"/>
    <w:rsid w:val="441E64BA"/>
    <w:rsid w:val="44571209"/>
    <w:rsid w:val="49E3381F"/>
    <w:rsid w:val="4A2B70AB"/>
    <w:rsid w:val="4D0C4460"/>
    <w:rsid w:val="4D1241D3"/>
    <w:rsid w:val="4D265B20"/>
    <w:rsid w:val="4ECE64D5"/>
    <w:rsid w:val="4F772BE5"/>
    <w:rsid w:val="51AE7DE7"/>
    <w:rsid w:val="54D21C1F"/>
    <w:rsid w:val="54FD5136"/>
    <w:rsid w:val="57C51F9D"/>
    <w:rsid w:val="58607961"/>
    <w:rsid w:val="58647EF8"/>
    <w:rsid w:val="5994128E"/>
    <w:rsid w:val="5A273C21"/>
    <w:rsid w:val="5AFF6760"/>
    <w:rsid w:val="5C77482C"/>
    <w:rsid w:val="5DF90AFB"/>
    <w:rsid w:val="5E152FC6"/>
    <w:rsid w:val="5F574A47"/>
    <w:rsid w:val="60364DCC"/>
    <w:rsid w:val="60AC2B0F"/>
    <w:rsid w:val="614E79C4"/>
    <w:rsid w:val="625F64ED"/>
    <w:rsid w:val="631E189E"/>
    <w:rsid w:val="63304B00"/>
    <w:rsid w:val="640D6A68"/>
    <w:rsid w:val="680F4587"/>
    <w:rsid w:val="69865133"/>
    <w:rsid w:val="69A31AC6"/>
    <w:rsid w:val="69F1420B"/>
    <w:rsid w:val="6A6859D7"/>
    <w:rsid w:val="6B225DD0"/>
    <w:rsid w:val="6DBC2D7B"/>
    <w:rsid w:val="6FAC20B9"/>
    <w:rsid w:val="74705C0E"/>
    <w:rsid w:val="753D3EF4"/>
    <w:rsid w:val="76D8463F"/>
    <w:rsid w:val="794E407D"/>
    <w:rsid w:val="796055BB"/>
    <w:rsid w:val="79933CD3"/>
    <w:rsid w:val="7D135677"/>
    <w:rsid w:val="7FAD16BD"/>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宋体" w:hAnsi="宋体"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3"/>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Document Map"/>
    <w:basedOn w:val="1"/>
    <w:semiHidden/>
    <w:qFormat/>
    <w:uiPriority w:val="0"/>
    <w:pPr>
      <w:shd w:val="clear" w:color="auto" w:fill="000080"/>
    </w:pPr>
  </w:style>
  <w:style w:type="paragraph" w:styleId="10">
    <w:name w:val="annotation text"/>
    <w:basedOn w:val="1"/>
    <w:link w:val="32"/>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1"/>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page number"/>
    <w:basedOn w:val="24"/>
    <w:qFormat/>
    <w:uiPriority w:val="0"/>
  </w:style>
  <w:style w:type="character" w:styleId="26">
    <w:name w:val="FollowedHyperlink"/>
    <w:qFormat/>
    <w:uiPriority w:val="0"/>
    <w:rPr>
      <w:color w:val="999966"/>
      <w:u w:val="single"/>
    </w:rPr>
  </w:style>
  <w:style w:type="character" w:styleId="27">
    <w:name w:val="Hyperlink"/>
    <w:qFormat/>
    <w:uiPriority w:val="0"/>
    <w:rPr>
      <w:color w:val="CC9933"/>
      <w:u w:val="single"/>
    </w:rPr>
  </w:style>
  <w:style w:type="character" w:styleId="28">
    <w:name w:val="HTML Code"/>
    <w:basedOn w:val="24"/>
    <w:qFormat/>
    <w:uiPriority w:val="0"/>
    <w:rPr>
      <w:rFonts w:ascii="Courier New" w:hAnsi="Courier New"/>
      <w:sz w:val="20"/>
    </w:rPr>
  </w:style>
  <w:style w:type="character" w:styleId="29">
    <w:name w:val="annotation reference"/>
    <w:semiHidden/>
    <w:qFormat/>
    <w:uiPriority w:val="0"/>
    <w:rPr>
      <w:sz w:val="21"/>
      <w:szCs w:val="21"/>
    </w:rPr>
  </w:style>
  <w:style w:type="character" w:customStyle="1" w:styleId="30">
    <w:name w:val="style301"/>
    <w:qFormat/>
    <w:uiPriority w:val="0"/>
    <w:rPr>
      <w:b/>
      <w:bCs/>
      <w:color w:val="FF3300"/>
    </w:rPr>
  </w:style>
  <w:style w:type="character" w:customStyle="1" w:styleId="31">
    <w:name w:val="页脚 字符"/>
    <w:basedOn w:val="24"/>
    <w:link w:val="14"/>
    <w:qFormat/>
    <w:uiPriority w:val="99"/>
    <w:rPr>
      <w:rFonts w:ascii="宋体" w:hAnsi="宋体"/>
      <w:color w:val="000000"/>
      <w:kern w:val="2"/>
      <w:sz w:val="18"/>
      <w:szCs w:val="18"/>
    </w:rPr>
  </w:style>
  <w:style w:type="character" w:customStyle="1" w:styleId="32">
    <w:name w:val="批注文字 字符"/>
    <w:link w:val="10"/>
    <w:semiHidden/>
    <w:qFormat/>
    <w:uiPriority w:val="0"/>
    <w:rPr>
      <w:rFonts w:ascii="宋体" w:hAnsi="宋体"/>
      <w:color w:val="000000"/>
      <w:kern w:val="2"/>
      <w:sz w:val="21"/>
      <w:szCs w:val="21"/>
    </w:rPr>
  </w:style>
  <w:style w:type="character" w:customStyle="1" w:styleId="33">
    <w:name w:val="标题 3 字符"/>
    <w:link w:val="4"/>
    <w:qFormat/>
    <w:uiPriority w:val="0"/>
    <w:rPr>
      <w:rFonts w:ascii="黑体" w:hAnsi="黑体" w:eastAsia="黑体"/>
      <w:color w:val="333333"/>
      <w:kern w:val="2"/>
      <w:sz w:val="24"/>
      <w:szCs w:val="28"/>
    </w:rPr>
  </w:style>
  <w:style w:type="paragraph" w:customStyle="1" w:styleId="34">
    <w:name w:val="摘要"/>
    <w:basedOn w:val="1"/>
    <w:next w:val="1"/>
    <w:link w:val="38"/>
    <w:qFormat/>
    <w:uiPriority w:val="0"/>
    <w:pPr>
      <w:spacing w:line="360" w:lineRule="auto"/>
      <w:ind w:firstLine="0" w:firstLineChars="0"/>
      <w:jc w:val="center"/>
    </w:pPr>
    <w:rPr>
      <w:rFonts w:ascii="Times New Roman" w:hAnsi="Times New Roman" w:eastAsia="黑体"/>
      <w:sz w:val="32"/>
      <w:szCs w:val="24"/>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8">
    <w:name w:val="摘要 Char"/>
    <w:link w:val="34"/>
    <w:qFormat/>
    <w:uiPriority w:val="0"/>
    <w:rPr>
      <w:rFonts w:ascii="Times New Roman" w:hAnsi="Times New Roman" w:eastAsia="黑体"/>
      <w:sz w:val="32"/>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59</Pages>
  <Words>10265</Words>
  <Characters>15466</Characters>
  <Lines>1284</Lines>
  <Paragraphs>718</Paragraphs>
  <TotalTime>1638</TotalTime>
  <ScaleCrop>false</ScaleCrop>
  <LinksUpToDate>false</LinksUpToDate>
  <CharactersWithSpaces>16329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2026-05-16T08:48:30Z</dcterms:modified>
  <dc:title>第一章绪论</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2052-12.1.0.25865</vt:lpwstr>
  </property>
  <property fmtid="{D5CDD505-2E9C-101B-9397-08002B2CF9AE}" pid="4" name="ICV">
    <vt:lpwstr>012AAFF9EEC341169A8A26930DD8E27D_13</vt:lpwstr>
  </property>
  <property fmtid="{D5CDD505-2E9C-101B-9397-08002B2CF9AE}" pid="5" name="KSOTemplateDocerSaveRecord">
    <vt:lpwstr>eyJoZGlkIjoiMDdhNzYwODZhOWRjMGIxYjE1ODYxN2E0MDRkYTRmMmYiLCJ1c2VySWQiOiIxMzk1OTcxNDExIn0=</vt:lpwstr>
  </property>
</Properties>
</file>