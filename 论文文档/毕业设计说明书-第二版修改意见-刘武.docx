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v:background id="_x0000_s1025">
      <v:fill type="frame" on="t" color2="#FFFFFF" o:title="edgbkgnd" focussize="0,0" recolor="t" r:id="rId13"/>
    </v:background>
  </w:background>
  <w:body>
    <w:p w14:paraId="579C0945">
      <w:pPr>
        <w:spacing w:line="240" w:lineRule="auto"/>
        <w:ind w:firstLine="0" w:firstLineChars="0"/>
        <w:jc w:val="both"/>
        <w:rPr>
          <w:rFonts w:hint="eastAsia"/>
          <w:sz w:val="21"/>
        </w:rPr>
      </w:pPr>
    </w:p>
    <w:p w14:paraId="08588C62">
      <w:pPr>
        <w:spacing w:line="240" w:lineRule="auto"/>
        <w:ind w:firstLine="0" w:firstLineChars="0"/>
        <w:jc w:val="both"/>
        <w:rPr>
          <w:rFonts w:hint="eastAsia"/>
          <w:sz w:val="21"/>
        </w:rPr>
      </w:pPr>
    </w:p>
    <w:p w14:paraId="24C28C18">
      <w:pPr>
        <w:spacing w:line="240" w:lineRule="auto"/>
        <w:ind w:firstLine="0" w:firstLineChars="0"/>
        <w:jc w:val="center"/>
        <w:rPr>
          <w:rFonts w:hint="eastAsia"/>
          <w:sz w:val="21"/>
        </w:rPr>
      </w:pPr>
      <w:r>
        <w:rPr>
          <w:rFonts w:hint="eastAsia"/>
          <w:sz w:val="21"/>
        </w:rPr>
        <w:drawing>
          <wp:inline distT="0" distB="0" distL="114300" distR="114300">
            <wp:extent cx="2682875" cy="648970"/>
            <wp:effectExtent l="0" t="0" r="9525" b="11430"/>
            <wp:docPr id="1" name="图片 6"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logo"/>
                    <pic:cNvPicPr>
                      <a:picLocks noChangeAspect="1"/>
                    </pic:cNvPicPr>
                  </pic:nvPicPr>
                  <pic:blipFill>
                    <a:blip r:embed="rId14"/>
                    <a:srcRect l="20284" b="-197"/>
                    <a:stretch>
                      <a:fillRect/>
                    </a:stretch>
                  </pic:blipFill>
                  <pic:spPr>
                    <a:xfrm>
                      <a:off x="0" y="0"/>
                      <a:ext cx="2682875" cy="648970"/>
                    </a:xfrm>
                    <a:prstGeom prst="rect">
                      <a:avLst/>
                    </a:prstGeom>
                    <a:noFill/>
                    <a:ln>
                      <a:noFill/>
                    </a:ln>
                  </pic:spPr>
                </pic:pic>
              </a:graphicData>
            </a:graphic>
          </wp:inline>
        </w:drawing>
      </w:r>
    </w:p>
    <w:p w14:paraId="5940BE0A">
      <w:pPr>
        <w:spacing w:line="240" w:lineRule="auto"/>
        <w:ind w:firstLine="0" w:firstLineChars="0"/>
        <w:jc w:val="center"/>
        <w:rPr>
          <w:rFonts w:hint="eastAsia"/>
          <w:b/>
          <w:bCs/>
          <w:color w:val="0000FF"/>
          <w:spacing w:val="120"/>
          <w:sz w:val="86"/>
        </w:rPr>
      </w:pPr>
      <w:r>
        <w:rPr>
          <w:rFonts w:hint="eastAsia"/>
          <w:b/>
          <w:bCs/>
          <w:color w:val="0000FF"/>
          <w:sz w:val="72"/>
          <w:szCs w:val="72"/>
        </w:rPr>
        <w:t>本科毕业设计说明书</w:t>
      </w:r>
    </w:p>
    <w:p w14:paraId="4A4308C4">
      <w:pPr>
        <w:spacing w:line="240" w:lineRule="auto"/>
        <w:ind w:firstLine="0" w:firstLineChars="0"/>
        <w:jc w:val="center"/>
        <w:rPr>
          <w:rFonts w:hint="eastAsia"/>
          <w:sz w:val="32"/>
          <w:szCs w:val="32"/>
        </w:rPr>
      </w:pPr>
      <w:r>
        <w:rPr>
          <w:rFonts w:hint="eastAsia"/>
          <w:sz w:val="32"/>
          <w:szCs w:val="32"/>
        </w:rPr>
        <w:t>（2026届）</w:t>
      </w:r>
    </w:p>
    <w:p w14:paraId="26DBFAD3">
      <w:pPr>
        <w:spacing w:line="240" w:lineRule="auto"/>
        <w:ind w:firstLine="0" w:firstLineChars="0"/>
        <w:jc w:val="center"/>
        <w:rPr>
          <w:rFonts w:hint="eastAsia"/>
          <w:sz w:val="21"/>
        </w:rPr>
      </w:pPr>
      <w:r>
        <w:rPr>
          <w:rFonts w:hint="eastAsia"/>
          <w:sz w:val="21"/>
        </w:rPr>
        <w:drawing>
          <wp:inline distT="0" distB="0" distL="114300" distR="114300">
            <wp:extent cx="1415415" cy="1415415"/>
            <wp:effectExtent l="0" t="0" r="6985" b="6985"/>
            <wp:docPr id="2" name="图片 7" descr="图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descr="图形logo"/>
                    <pic:cNvPicPr>
                      <a:picLocks noChangeAspect="1"/>
                    </pic:cNvPicPr>
                  </pic:nvPicPr>
                  <pic:blipFill>
                    <a:blip r:embed="rId15"/>
                    <a:stretch>
                      <a:fillRect/>
                    </a:stretch>
                  </pic:blipFill>
                  <pic:spPr>
                    <a:xfrm>
                      <a:off x="0" y="0"/>
                      <a:ext cx="1415415" cy="1415415"/>
                    </a:xfrm>
                    <a:prstGeom prst="rect">
                      <a:avLst/>
                    </a:prstGeom>
                    <a:noFill/>
                    <a:ln>
                      <a:noFill/>
                    </a:ln>
                  </pic:spPr>
                </pic:pic>
              </a:graphicData>
            </a:graphic>
          </wp:inline>
        </w:drawing>
      </w:r>
    </w:p>
    <w:p w14:paraId="4BB8A2DA">
      <w:pPr>
        <w:spacing w:line="240" w:lineRule="auto"/>
        <w:ind w:firstLine="0" w:firstLineChars="0"/>
        <w:jc w:val="center"/>
        <w:rPr>
          <w:rFonts w:hint="eastAsia"/>
          <w:sz w:val="21"/>
        </w:rPr>
      </w:pPr>
    </w:p>
    <w:p w14:paraId="074C3BF1">
      <w:pPr>
        <w:spacing w:line="360" w:lineRule="auto"/>
        <w:ind w:firstLine="0" w:firstLineChars="0"/>
        <w:jc w:val="left"/>
        <w:rPr>
          <w:rFonts w:hint="eastAsia"/>
          <w:sz w:val="32"/>
          <w:szCs w:val="32"/>
          <w:u w:val="single"/>
        </w:rPr>
      </w:pPr>
      <w:r>
        <w:rPr>
          <w:rFonts w:hint="eastAsia"/>
          <w:b/>
          <w:bCs/>
          <w:sz w:val="32"/>
          <w:szCs w:val="32"/>
        </w:rPr>
        <w:t>中文题目：</w:t>
      </w:r>
      <w:r>
        <w:rPr>
          <w:rFonts w:hint="eastAsia"/>
          <w:sz w:val="32"/>
          <w:szCs w:val="32"/>
          <w:u w:val="single"/>
        </w:rPr>
        <w:t xml:space="preserve">  基于图像增强的恶劣天气车辆感知系统      </w:t>
      </w:r>
    </w:p>
    <w:p w14:paraId="6D954B1D">
      <w:pPr>
        <w:spacing w:line="360" w:lineRule="auto"/>
        <w:ind w:left="0" w:leftChars="0" w:firstLine="0" w:firstLineChars="0"/>
        <w:jc w:val="both"/>
        <w:rPr>
          <w:rFonts w:hint="eastAsia"/>
          <w:sz w:val="32"/>
          <w:szCs w:val="32"/>
          <w:u w:val="single"/>
        </w:rPr>
      </w:pPr>
      <w:r>
        <w:rPr>
          <w:rFonts w:hint="eastAsia"/>
          <w:b/>
          <w:bCs/>
          <w:sz w:val="32"/>
          <w:szCs w:val="32"/>
        </w:rPr>
        <w:t>英文题目：</w:t>
      </w:r>
      <w:r>
        <w:rPr>
          <w:rFonts w:hint="eastAsia"/>
          <w:sz w:val="32"/>
          <w:szCs w:val="32"/>
          <w:u w:val="single"/>
        </w:rPr>
        <w:t xml:space="preserve"> Vehicle Perception System for Adverse Weather Based on Image Enhancement</w:t>
      </w:r>
    </w:p>
    <w:p w14:paraId="4573F385">
      <w:pPr>
        <w:spacing w:line="240" w:lineRule="auto"/>
        <w:ind w:firstLine="0" w:firstLineChars="0"/>
        <w:rPr>
          <w:rFonts w:hint="eastAsia"/>
          <w:sz w:val="21"/>
        </w:rPr>
      </w:pPr>
    </w:p>
    <w:tbl>
      <w:tblPr>
        <w:tblStyle w:val="22"/>
        <w:tblW w:w="60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0"/>
        <w:gridCol w:w="1683"/>
        <w:gridCol w:w="869"/>
        <w:gridCol w:w="1517"/>
      </w:tblGrid>
      <w:tr w14:paraId="16485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jc w:val="center"/>
        </w:trPr>
        <w:tc>
          <w:tcPr>
            <w:tcW w:w="1950" w:type="dxa"/>
            <w:tcBorders>
              <w:top w:val="nil"/>
              <w:left w:val="nil"/>
              <w:bottom w:val="nil"/>
              <w:right w:val="nil"/>
            </w:tcBorders>
          </w:tcPr>
          <w:p w14:paraId="2C5D5C64">
            <w:pPr>
              <w:spacing w:line="560" w:lineRule="exact"/>
              <w:ind w:firstLine="0" w:firstLineChars="0"/>
              <w:rPr>
                <w:rFonts w:hint="eastAsia"/>
                <w:b/>
                <w:bCs/>
                <w:sz w:val="32"/>
                <w:szCs w:val="32"/>
              </w:rPr>
            </w:pPr>
            <w:r>
              <w:rPr>
                <w:rFonts w:hint="eastAsia"/>
                <w:b/>
                <w:bCs/>
                <w:sz w:val="32"/>
                <w:szCs w:val="32"/>
              </w:rPr>
              <w:t>学  院：</w:t>
            </w:r>
          </w:p>
        </w:tc>
        <w:tc>
          <w:tcPr>
            <w:tcW w:w="4069" w:type="dxa"/>
            <w:gridSpan w:val="3"/>
            <w:tcBorders>
              <w:top w:val="nil"/>
              <w:left w:val="nil"/>
              <w:bottom w:val="single" w:color="auto" w:sz="4" w:space="0"/>
              <w:right w:val="nil"/>
            </w:tcBorders>
          </w:tcPr>
          <w:p w14:paraId="0D2F29F6">
            <w:pPr>
              <w:spacing w:line="560" w:lineRule="exact"/>
              <w:ind w:firstLine="0" w:firstLineChars="0"/>
              <w:jc w:val="center"/>
              <w:rPr>
                <w:rFonts w:hint="eastAsia"/>
                <w:b/>
                <w:bCs/>
                <w:sz w:val="32"/>
                <w:szCs w:val="32"/>
              </w:rPr>
            </w:pPr>
            <w:r>
              <w:rPr>
                <w:rFonts w:hint="eastAsia" w:ascii="Times New Roman" w:hAnsi="Times New Roman"/>
                <w:b/>
                <w:bCs/>
                <w:sz w:val="32"/>
                <w:szCs w:val="32"/>
              </w:rPr>
              <w:t>计算机科学与工程学院</w:t>
            </w:r>
          </w:p>
        </w:tc>
      </w:tr>
      <w:tr w14:paraId="6D7CF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1950" w:type="dxa"/>
            <w:tcBorders>
              <w:top w:val="nil"/>
              <w:left w:val="nil"/>
              <w:bottom w:val="nil"/>
              <w:right w:val="nil"/>
            </w:tcBorders>
          </w:tcPr>
          <w:p w14:paraId="17E75F3F">
            <w:pPr>
              <w:spacing w:line="560" w:lineRule="exact"/>
              <w:ind w:firstLine="0" w:firstLineChars="0"/>
              <w:rPr>
                <w:rFonts w:hint="eastAsia"/>
                <w:b/>
                <w:bCs/>
                <w:sz w:val="32"/>
                <w:szCs w:val="32"/>
              </w:rPr>
            </w:pPr>
            <w:r>
              <w:rPr>
                <w:rFonts w:hint="eastAsia" w:ascii="Times New Roman" w:hAnsi="Times New Roman"/>
                <w:b/>
                <w:bCs/>
                <w:sz w:val="32"/>
                <w:szCs w:val="32"/>
              </w:rPr>
              <w:t>专  业：</w:t>
            </w:r>
          </w:p>
        </w:tc>
        <w:tc>
          <w:tcPr>
            <w:tcW w:w="4069" w:type="dxa"/>
            <w:gridSpan w:val="3"/>
            <w:tcBorders>
              <w:top w:val="single" w:color="auto" w:sz="4" w:space="0"/>
              <w:left w:val="nil"/>
              <w:bottom w:val="single" w:color="auto" w:sz="4" w:space="0"/>
              <w:right w:val="nil"/>
            </w:tcBorders>
          </w:tcPr>
          <w:p w14:paraId="1B932A90">
            <w:pPr>
              <w:spacing w:line="560" w:lineRule="exact"/>
              <w:ind w:firstLine="0" w:firstLineChars="0"/>
              <w:jc w:val="center"/>
              <w:rPr>
                <w:rFonts w:hint="eastAsia"/>
                <w:b/>
                <w:bCs/>
                <w:sz w:val="32"/>
                <w:szCs w:val="32"/>
              </w:rPr>
            </w:pPr>
            <w:r>
              <w:rPr>
                <w:rFonts w:hint="eastAsia" w:ascii="Times New Roman" w:hAnsi="Times New Roman"/>
                <w:b/>
                <w:bCs/>
                <w:sz w:val="32"/>
                <w:szCs w:val="32"/>
              </w:rPr>
              <w:t>计算机科学与技术</w:t>
            </w:r>
          </w:p>
        </w:tc>
      </w:tr>
      <w:tr w14:paraId="1094D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1950" w:type="dxa"/>
            <w:tcBorders>
              <w:top w:val="nil"/>
              <w:left w:val="nil"/>
              <w:bottom w:val="nil"/>
              <w:right w:val="nil"/>
            </w:tcBorders>
          </w:tcPr>
          <w:p w14:paraId="374A34D7">
            <w:pPr>
              <w:spacing w:line="560" w:lineRule="exact"/>
              <w:ind w:firstLine="0" w:firstLineChars="0"/>
              <w:rPr>
                <w:rFonts w:hint="eastAsia"/>
                <w:b/>
                <w:bCs/>
                <w:sz w:val="32"/>
                <w:szCs w:val="32"/>
              </w:rPr>
            </w:pPr>
            <w:r>
              <w:rPr>
                <w:rFonts w:hint="eastAsia" w:ascii="Times New Roman" w:hAnsi="Times New Roman"/>
                <w:b/>
                <w:bCs/>
                <w:sz w:val="32"/>
                <w:szCs w:val="32"/>
              </w:rPr>
              <w:t>班  级：</w:t>
            </w:r>
          </w:p>
        </w:tc>
        <w:tc>
          <w:tcPr>
            <w:tcW w:w="4069" w:type="dxa"/>
            <w:gridSpan w:val="3"/>
            <w:tcBorders>
              <w:top w:val="single" w:color="auto" w:sz="4" w:space="0"/>
              <w:left w:val="nil"/>
              <w:bottom w:val="single" w:color="auto" w:sz="4" w:space="0"/>
              <w:right w:val="nil"/>
            </w:tcBorders>
          </w:tcPr>
          <w:p w14:paraId="5CBE6CED">
            <w:pPr>
              <w:spacing w:line="560" w:lineRule="exact"/>
              <w:ind w:firstLine="0" w:firstLineChars="0"/>
              <w:jc w:val="center"/>
              <w:rPr>
                <w:rFonts w:hint="eastAsia"/>
                <w:b/>
                <w:bCs/>
                <w:sz w:val="32"/>
                <w:szCs w:val="32"/>
              </w:rPr>
            </w:pPr>
            <w:r>
              <w:rPr>
                <w:rFonts w:hint="eastAsia" w:ascii="Times New Roman" w:hAnsi="Times New Roman"/>
                <w:b/>
                <w:bCs/>
                <w:sz w:val="32"/>
                <w:szCs w:val="32"/>
              </w:rPr>
              <w:t>计算机22-5班</w:t>
            </w:r>
          </w:p>
        </w:tc>
      </w:tr>
      <w:tr w14:paraId="5F42E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1950" w:type="dxa"/>
            <w:tcBorders>
              <w:top w:val="nil"/>
              <w:left w:val="nil"/>
              <w:bottom w:val="nil"/>
              <w:right w:val="nil"/>
            </w:tcBorders>
          </w:tcPr>
          <w:p w14:paraId="34DB51C6">
            <w:pPr>
              <w:spacing w:line="560" w:lineRule="exact"/>
              <w:ind w:firstLine="0" w:firstLineChars="0"/>
              <w:rPr>
                <w:rFonts w:hint="eastAsia"/>
                <w:b/>
                <w:bCs/>
                <w:sz w:val="32"/>
                <w:szCs w:val="32"/>
              </w:rPr>
            </w:pPr>
            <w:r>
              <w:rPr>
                <w:rFonts w:hint="eastAsia" w:ascii="Times New Roman" w:hAnsi="Times New Roman"/>
                <w:b/>
                <w:bCs/>
                <w:sz w:val="32"/>
                <w:szCs w:val="32"/>
              </w:rPr>
              <w:t>学  号：</w:t>
            </w:r>
          </w:p>
        </w:tc>
        <w:tc>
          <w:tcPr>
            <w:tcW w:w="4069" w:type="dxa"/>
            <w:gridSpan w:val="3"/>
            <w:tcBorders>
              <w:top w:val="single" w:color="auto" w:sz="4" w:space="0"/>
              <w:left w:val="nil"/>
              <w:bottom w:val="single" w:color="auto" w:sz="4" w:space="0"/>
              <w:right w:val="nil"/>
            </w:tcBorders>
          </w:tcPr>
          <w:p w14:paraId="79118A35">
            <w:pPr>
              <w:spacing w:line="560" w:lineRule="exact"/>
              <w:ind w:firstLine="0" w:firstLineChars="0"/>
              <w:jc w:val="center"/>
              <w:rPr>
                <w:rFonts w:ascii="Times New Roman" w:hAnsi="Times New Roman"/>
                <w:b/>
                <w:bCs/>
                <w:sz w:val="32"/>
                <w:szCs w:val="32"/>
              </w:rPr>
            </w:pPr>
            <w:r>
              <w:rPr>
                <w:rFonts w:hint="eastAsia" w:ascii="Times New Roman" w:hAnsi="Times New Roman"/>
                <w:b/>
                <w:bCs/>
                <w:sz w:val="32"/>
                <w:szCs w:val="32"/>
              </w:rPr>
              <w:t>2022304393</w:t>
            </w:r>
          </w:p>
        </w:tc>
      </w:tr>
      <w:tr w14:paraId="7D455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1950" w:type="dxa"/>
            <w:tcBorders>
              <w:top w:val="nil"/>
              <w:left w:val="nil"/>
              <w:bottom w:val="nil"/>
              <w:right w:val="nil"/>
            </w:tcBorders>
          </w:tcPr>
          <w:p w14:paraId="174FEC49">
            <w:pPr>
              <w:spacing w:line="560" w:lineRule="exact"/>
              <w:ind w:firstLine="0" w:firstLineChars="0"/>
              <w:rPr>
                <w:rFonts w:hint="eastAsia"/>
                <w:b/>
                <w:bCs/>
                <w:sz w:val="32"/>
                <w:szCs w:val="32"/>
              </w:rPr>
            </w:pPr>
            <w:r>
              <w:rPr>
                <w:rFonts w:hint="eastAsia" w:ascii="Times New Roman" w:hAnsi="Times New Roman"/>
                <w:b/>
                <w:bCs/>
                <w:sz w:val="32"/>
                <w:szCs w:val="32"/>
              </w:rPr>
              <w:t>姓  名：</w:t>
            </w:r>
          </w:p>
        </w:tc>
        <w:tc>
          <w:tcPr>
            <w:tcW w:w="4069" w:type="dxa"/>
            <w:gridSpan w:val="3"/>
            <w:tcBorders>
              <w:top w:val="single" w:color="auto" w:sz="4" w:space="0"/>
              <w:left w:val="nil"/>
              <w:bottom w:val="single" w:color="auto" w:sz="4" w:space="0"/>
              <w:right w:val="nil"/>
            </w:tcBorders>
          </w:tcPr>
          <w:p w14:paraId="3FC768D0">
            <w:pPr>
              <w:spacing w:line="560" w:lineRule="exact"/>
              <w:ind w:firstLine="0" w:firstLineChars="0"/>
              <w:jc w:val="center"/>
              <w:rPr>
                <w:rFonts w:hint="eastAsia"/>
                <w:b/>
                <w:bCs/>
                <w:sz w:val="32"/>
                <w:szCs w:val="32"/>
              </w:rPr>
            </w:pPr>
            <w:r>
              <w:rPr>
                <w:rFonts w:hint="eastAsia"/>
                <w:b/>
                <w:bCs/>
                <w:sz w:val="32"/>
                <w:szCs w:val="32"/>
              </w:rPr>
              <w:t>刘武</w:t>
            </w:r>
          </w:p>
        </w:tc>
      </w:tr>
      <w:tr w14:paraId="29B29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1950" w:type="dxa"/>
            <w:tcBorders>
              <w:top w:val="nil"/>
              <w:left w:val="nil"/>
              <w:bottom w:val="nil"/>
              <w:right w:val="nil"/>
            </w:tcBorders>
          </w:tcPr>
          <w:p w14:paraId="41DF0149">
            <w:pPr>
              <w:spacing w:line="560" w:lineRule="exact"/>
              <w:ind w:firstLine="0" w:firstLineChars="0"/>
              <w:rPr>
                <w:rFonts w:hint="eastAsia"/>
                <w:b/>
                <w:bCs/>
                <w:sz w:val="32"/>
                <w:szCs w:val="32"/>
              </w:rPr>
            </w:pPr>
            <w:r>
              <w:rPr>
                <w:rFonts w:hint="eastAsia"/>
                <w:b/>
                <w:bCs/>
                <w:sz w:val="32"/>
                <w:szCs w:val="32"/>
              </w:rPr>
              <w:t>指导教师：</w:t>
            </w:r>
          </w:p>
        </w:tc>
        <w:tc>
          <w:tcPr>
            <w:tcW w:w="1683" w:type="dxa"/>
            <w:tcBorders>
              <w:top w:val="nil"/>
              <w:left w:val="nil"/>
              <w:bottom w:val="single" w:color="auto" w:sz="4" w:space="0"/>
              <w:right w:val="nil"/>
            </w:tcBorders>
          </w:tcPr>
          <w:p w14:paraId="70338845">
            <w:pPr>
              <w:spacing w:line="560" w:lineRule="exact"/>
              <w:ind w:firstLine="0" w:firstLineChars="0"/>
              <w:jc w:val="center"/>
              <w:rPr>
                <w:rFonts w:hint="eastAsia"/>
                <w:b/>
                <w:bCs/>
                <w:sz w:val="32"/>
                <w:szCs w:val="32"/>
              </w:rPr>
            </w:pPr>
            <w:r>
              <w:rPr>
                <w:rFonts w:hint="eastAsia"/>
                <w:b/>
                <w:bCs/>
                <w:sz w:val="32"/>
                <w:szCs w:val="32"/>
              </w:rPr>
              <w:t>许欢</w:t>
            </w:r>
          </w:p>
        </w:tc>
        <w:tc>
          <w:tcPr>
            <w:tcW w:w="869" w:type="dxa"/>
            <w:tcBorders>
              <w:top w:val="nil"/>
              <w:left w:val="nil"/>
              <w:bottom w:val="nil"/>
              <w:right w:val="nil"/>
            </w:tcBorders>
          </w:tcPr>
          <w:p w14:paraId="7D0F554D">
            <w:pPr>
              <w:spacing w:line="560" w:lineRule="exact"/>
              <w:ind w:firstLine="0" w:firstLineChars="0"/>
              <w:rPr>
                <w:rFonts w:hint="eastAsia"/>
                <w:b/>
                <w:bCs/>
                <w:sz w:val="32"/>
                <w:szCs w:val="32"/>
              </w:rPr>
            </w:pPr>
            <w:r>
              <w:rPr>
                <w:rFonts w:hint="eastAsia" w:ascii="Times New Roman" w:hAnsi="Times New Roman"/>
                <w:b/>
                <w:bCs/>
                <w:sz w:val="32"/>
                <w:szCs w:val="32"/>
              </w:rPr>
              <w:t>职称</w:t>
            </w:r>
          </w:p>
        </w:tc>
        <w:tc>
          <w:tcPr>
            <w:tcW w:w="1517" w:type="dxa"/>
            <w:tcBorders>
              <w:top w:val="nil"/>
              <w:left w:val="nil"/>
              <w:bottom w:val="single" w:color="auto" w:sz="4" w:space="0"/>
              <w:right w:val="nil"/>
            </w:tcBorders>
          </w:tcPr>
          <w:p w14:paraId="104045A7">
            <w:pPr>
              <w:spacing w:line="560" w:lineRule="exact"/>
              <w:ind w:firstLine="0" w:firstLineChars="0"/>
              <w:jc w:val="center"/>
              <w:rPr>
                <w:rFonts w:hint="eastAsia"/>
                <w:b/>
                <w:bCs/>
                <w:sz w:val="32"/>
                <w:szCs w:val="32"/>
              </w:rPr>
            </w:pPr>
          </w:p>
        </w:tc>
      </w:tr>
      <w:tr w14:paraId="2FB1D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950" w:type="dxa"/>
            <w:tcBorders>
              <w:top w:val="nil"/>
              <w:left w:val="nil"/>
              <w:bottom w:val="nil"/>
              <w:right w:val="nil"/>
            </w:tcBorders>
          </w:tcPr>
          <w:p w14:paraId="6DE7E56E">
            <w:pPr>
              <w:spacing w:line="560" w:lineRule="exact"/>
              <w:ind w:firstLine="0" w:firstLineChars="0"/>
              <w:rPr>
                <w:rFonts w:hint="eastAsia"/>
                <w:b/>
                <w:bCs/>
                <w:sz w:val="32"/>
                <w:szCs w:val="32"/>
              </w:rPr>
            </w:pPr>
            <w:r>
              <w:rPr>
                <w:rFonts w:hint="eastAsia"/>
                <w:b/>
                <w:bCs/>
                <w:sz w:val="32"/>
                <w:szCs w:val="32"/>
              </w:rPr>
              <w:t>企业</w:t>
            </w:r>
            <w:r>
              <w:rPr>
                <w:rFonts w:hint="eastAsia" w:ascii="Times New Roman" w:hAnsi="Times New Roman"/>
                <w:b/>
                <w:bCs/>
                <w:sz w:val="32"/>
                <w:szCs w:val="32"/>
              </w:rPr>
              <w:t>导师：</w:t>
            </w:r>
          </w:p>
        </w:tc>
        <w:tc>
          <w:tcPr>
            <w:tcW w:w="1683" w:type="dxa"/>
            <w:tcBorders>
              <w:top w:val="single" w:color="auto" w:sz="4" w:space="0"/>
              <w:left w:val="nil"/>
              <w:bottom w:val="single" w:color="auto" w:sz="4" w:space="0"/>
              <w:right w:val="nil"/>
            </w:tcBorders>
          </w:tcPr>
          <w:p w14:paraId="1F66DD2F">
            <w:pPr>
              <w:spacing w:line="560" w:lineRule="exact"/>
              <w:ind w:firstLine="0" w:firstLineChars="0"/>
              <w:jc w:val="center"/>
              <w:rPr>
                <w:rFonts w:hint="eastAsia"/>
                <w:b/>
                <w:bCs/>
                <w:sz w:val="32"/>
                <w:szCs w:val="32"/>
              </w:rPr>
            </w:pPr>
          </w:p>
        </w:tc>
        <w:tc>
          <w:tcPr>
            <w:tcW w:w="869" w:type="dxa"/>
            <w:tcBorders>
              <w:top w:val="nil"/>
              <w:left w:val="nil"/>
              <w:bottom w:val="nil"/>
              <w:right w:val="nil"/>
            </w:tcBorders>
          </w:tcPr>
          <w:p w14:paraId="4586CF34">
            <w:pPr>
              <w:spacing w:line="560" w:lineRule="exact"/>
              <w:ind w:firstLine="0" w:firstLineChars="0"/>
              <w:rPr>
                <w:rFonts w:hint="eastAsia"/>
                <w:b/>
                <w:bCs/>
                <w:sz w:val="32"/>
                <w:szCs w:val="32"/>
              </w:rPr>
            </w:pPr>
            <w:r>
              <w:rPr>
                <w:rFonts w:hint="eastAsia"/>
                <w:b/>
                <w:bCs/>
                <w:sz w:val="32"/>
                <w:szCs w:val="32"/>
              </w:rPr>
              <w:t>职称</w:t>
            </w:r>
          </w:p>
        </w:tc>
        <w:tc>
          <w:tcPr>
            <w:tcW w:w="1517" w:type="dxa"/>
            <w:tcBorders>
              <w:top w:val="single" w:color="auto" w:sz="4" w:space="0"/>
              <w:left w:val="nil"/>
              <w:bottom w:val="single" w:color="auto" w:sz="4" w:space="0"/>
              <w:right w:val="nil"/>
            </w:tcBorders>
          </w:tcPr>
          <w:p w14:paraId="2B9AF00C">
            <w:pPr>
              <w:spacing w:line="560" w:lineRule="exact"/>
              <w:ind w:firstLine="0" w:firstLineChars="0"/>
              <w:jc w:val="center"/>
              <w:rPr>
                <w:rFonts w:hint="eastAsia"/>
                <w:b/>
                <w:bCs/>
                <w:sz w:val="32"/>
                <w:szCs w:val="32"/>
              </w:rPr>
            </w:pPr>
          </w:p>
        </w:tc>
      </w:tr>
    </w:tbl>
    <w:p w14:paraId="299CCABA">
      <w:pPr>
        <w:ind w:right="-125" w:rightChars="-52" w:firstLine="0" w:firstLineChars="0"/>
        <w:rPr>
          <w:rFonts w:hint="eastAsia" w:eastAsia="黑体"/>
          <w:sz w:val="32"/>
          <w:szCs w:val="32"/>
        </w:rPr>
      </w:pPr>
    </w:p>
    <w:p w14:paraId="620CC231">
      <w:pPr>
        <w:ind w:right="-125" w:rightChars="-52" w:firstLine="0" w:firstLineChars="0"/>
        <w:rPr>
          <w:rStyle w:val="29"/>
          <w:rFonts w:hint="eastAsia"/>
          <w:vanish/>
        </w:rPr>
      </w:pPr>
    </w:p>
    <w:p w14:paraId="1EC9DAAB">
      <w:pPr>
        <w:ind w:right="-125" w:rightChars="-52" w:firstLine="0" w:firstLineChars="0"/>
        <w:rPr>
          <w:rStyle w:val="29"/>
          <w:rFonts w:hint="eastAsia"/>
          <w:vanish/>
        </w:rPr>
      </w:pPr>
    </w:p>
    <w:p w14:paraId="79863A0C">
      <w:pPr>
        <w:ind w:left="0" w:leftChars="0" w:right="-125" w:rightChars="-52" w:firstLine="0" w:firstLineChars="0"/>
        <w:jc w:val="center"/>
        <w:rPr>
          <w:rFonts w:hint="eastAsia" w:hAnsi="华文楷体" w:eastAsia="华文楷体"/>
          <w:sz w:val="32"/>
          <w:szCs w:val="32"/>
        </w:rPr>
        <w:sectPr>
          <w:headerReference r:id="rId7" w:type="default"/>
          <w:footerReference r:id="rId8" w:type="default"/>
          <w:type w:val="continuous"/>
          <w:pgSz w:w="11906" w:h="16838"/>
          <w:pgMar w:top="1588" w:right="1418" w:bottom="1418" w:left="1418" w:header="851" w:footer="992" w:gutter="0"/>
          <w:pgNumType w:start="1"/>
          <w:cols w:space="720" w:num="1"/>
          <w:docGrid w:type="lines" w:linePitch="312" w:charSpace="0"/>
        </w:sectPr>
      </w:pPr>
      <w:r>
        <w:rPr>
          <w:rFonts w:hint="eastAsia" w:hAnsi="华文楷体" w:eastAsia="华文楷体"/>
          <w:sz w:val="32"/>
          <w:szCs w:val="32"/>
        </w:rPr>
        <w:t>2025</w:t>
      </w:r>
      <w:r>
        <w:rPr>
          <w:rFonts w:hAnsi="华文楷体" w:eastAsia="华文楷体"/>
          <w:sz w:val="32"/>
          <w:szCs w:val="32"/>
        </w:rPr>
        <w:t>年</w:t>
      </w:r>
      <w:r>
        <w:rPr>
          <w:rFonts w:hint="eastAsia" w:eastAsia="华文楷体"/>
          <w:sz w:val="32"/>
          <w:szCs w:val="32"/>
        </w:rPr>
        <w:t>5</w:t>
      </w:r>
      <w:r>
        <w:rPr>
          <w:rFonts w:hAnsi="华文楷体" w:eastAsia="华文楷体"/>
          <w:sz w:val="32"/>
          <w:szCs w:val="32"/>
        </w:rPr>
        <w:t>月</w:t>
      </w:r>
    </w:p>
    <w:p w14:paraId="7B12A4A3">
      <w:pPr>
        <w:pStyle w:val="34"/>
      </w:pPr>
      <w:bookmarkStart w:id="0" w:name="_Toc7755"/>
      <w:r>
        <w:rPr>
          <w:rFonts w:hint="eastAsia"/>
        </w:rPr>
        <w:t>摘要</w:t>
      </w:r>
      <w:bookmarkEnd w:id="0"/>
    </w:p>
    <w:p w14:paraId="5D3D7B7D">
      <w:pPr>
        <w:ind w:firstLine="0" w:firstLineChars="0"/>
        <w:jc w:val="center"/>
        <w:rPr>
          <w:rFonts w:hint="eastAsia"/>
        </w:rPr>
      </w:pPr>
    </w:p>
    <w:p w14:paraId="587DBC39">
      <w:pPr>
        <w:bidi w:val="0"/>
        <w:rPr>
          <w:rFonts w:hint="default"/>
        </w:rPr>
      </w:pPr>
      <w:r>
        <w:rPr>
          <w:rFonts w:hint="default"/>
          <w:lang w:val="en-US" w:eastAsia="zh-CN"/>
        </w:rPr>
        <w:t>随着智能交通系统与自动驾驶技术的快速发展，车辆感知技术已成为该领域的核心研究课题之一。然而在雾天、雨天、低光照等恶劣天气条件下，图像质量会出现明显退化，进而导致传统车辆检测算法的特征提取困难，检测性能大幅下降。针对这一关键问题，本文设计并实现了一套基于图像增强技术的恶劣天气车辆感知系统，有效解决恶劣天气下车辆检测精度不足的难题。</w:t>
      </w:r>
    </w:p>
    <w:p w14:paraId="3A81442A">
      <w:pPr>
        <w:bidi w:val="0"/>
        <w:rPr>
          <w:rFonts w:hint="default"/>
        </w:rPr>
      </w:pPr>
      <w:r>
        <w:rPr>
          <w:rFonts w:hint="default"/>
          <w:lang w:val="en-US" w:eastAsia="zh-CN"/>
        </w:rPr>
        <w:t>系统以YOLOv8深度学习模型为核心检测模块，融合多策略图像增强方案：通过NAFNet网络实现图像去雾与去雨处理，恢复图像细节；借助MBLLEN网络完成低光照图像增强，提升暗部区域亮度与细节可见性；同时将CLAHE与形态学操作作为降级保障，确保极端情况下的增强效果。系统还具备自动场景识别机制，通过分析图像亮度、对比度等四维质量指标，自动选择最优增强策略，无需额外训练分类模型，计算开销极低。此外，系统采用前后端分离架构，以ONNX Runtime优化CPU推理性能，支持图片、视频、摄像头实时识别三种输入方式，可检测五种常见车型，并通过MySQL数据库实现检测记录的持久化存储。</w:t>
      </w:r>
    </w:p>
    <w:p w14:paraId="04F20362">
      <w:pPr>
        <w:bidi w:val="0"/>
        <w:rPr>
          <w:rFonts w:hint="default"/>
        </w:rPr>
      </w:pPr>
      <w:r>
        <w:rPr>
          <w:rFonts w:hint="default"/>
          <w:lang w:val="en-US" w:eastAsia="zh-CN"/>
        </w:rPr>
        <w:t>实验验证表明，该系统能显著提升恶劣天气下的车辆检测精度，其中雾天、雨天、低光照条件下检测精度分别提升约6.2%、12.6%、4.2%，且全程在CPU环境下稳定运行，无需GPU硬件支持。系统的核心贡献在于，提出多策略图像增强与深度学习检测相结合的感知方案，实现自动场景识别，构建了完整实用的Web系统，并通过基准测试充分验证了图像增强预处理对检测性能的提升作用。</w:t>
      </w:r>
    </w:p>
    <w:p w14:paraId="3D96FEFE">
      <w:pPr>
        <w:ind w:firstLine="480"/>
        <w:rPr>
          <w:rFonts w:hint="default"/>
        </w:rPr>
      </w:pPr>
    </w:p>
    <w:p w14:paraId="60FFDE13">
      <w:pPr>
        <w:ind w:firstLine="480"/>
        <w:rPr>
          <w:rFonts w:hint="default" w:eastAsia="宋体" w:cs="宋体"/>
          <w:szCs w:val="24"/>
          <w:lang w:val="en-US" w:eastAsia="zh-CN"/>
        </w:rPr>
      </w:pPr>
      <w:r>
        <w:rPr>
          <w:rFonts w:hint="eastAsia" w:cs="宋体"/>
          <w:b/>
          <w:bCs/>
          <w:szCs w:val="24"/>
        </w:rPr>
        <w:t>关键词：</w:t>
      </w:r>
      <w:r>
        <w:rPr>
          <w:rFonts w:hint="eastAsia" w:cs="宋体"/>
          <w:szCs w:val="24"/>
        </w:rPr>
        <w:t>图像增强；YOLOv8；深度学习</w:t>
      </w:r>
      <w:r>
        <w:rPr>
          <w:rFonts w:hint="eastAsia" w:cs="宋体"/>
          <w:szCs w:val="24"/>
          <w:lang w:eastAsia="zh-CN"/>
        </w:rPr>
        <w:t>；</w:t>
      </w:r>
      <w:r>
        <w:rPr>
          <w:rFonts w:hint="eastAsia" w:cs="宋体"/>
          <w:szCs w:val="24"/>
          <w:lang w:val="en-US" w:eastAsia="zh-CN"/>
        </w:rPr>
        <w:t>车辆检测；恶劣天气</w:t>
      </w:r>
    </w:p>
    <w:p w14:paraId="00265F90">
      <w:pPr>
        <w:pStyle w:val="34"/>
        <w:rPr>
          <w:rStyle w:val="38"/>
        </w:rPr>
      </w:pPr>
      <w:r>
        <w:rPr>
          <w:rFonts w:hint="eastAsia" w:asciiTheme="minorEastAsia" w:hAnsiTheme="minorEastAsia" w:eastAsiaTheme="minorEastAsia" w:cstheme="minorEastAsia"/>
          <w:sz w:val="24"/>
        </w:rPr>
        <w:br w:type="page"/>
      </w:r>
      <w:bookmarkStart w:id="1" w:name="_Toc1922"/>
      <w:r>
        <w:rPr>
          <w:rStyle w:val="38"/>
          <w:rFonts w:hint="eastAsia"/>
          <w:b/>
          <w:bCs/>
        </w:rPr>
        <w:t>ABSTRACT</w:t>
      </w:r>
      <w:bookmarkEnd w:id="1"/>
    </w:p>
    <w:p w14:paraId="66ECACD1">
      <w:pPr>
        <w:ind w:firstLine="0" w:firstLineChars="0"/>
        <w:jc w:val="center"/>
        <w:rPr>
          <w:rFonts w:hint="eastAsia"/>
        </w:rPr>
      </w:pPr>
    </w:p>
    <w:p w14:paraId="35B6A2DA">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lang w:val="en-US" w:eastAsia="zh-CN"/>
        </w:rPr>
        <w:t>With the rapid development of intelligent transportation systems and autonomous driving technology, vehicle perception technology has become one of the core research topics in this field. However, under severe weather conditions such as fog, rain, and low light, image quality degrades significantly, which in turn leads to difficulties in feature extraction for traditional vehicle detection algorithms and a substantial decline in detection performance. To address this key issue, this paper designs and implements a vehicle perception system for severe weather based on image enhancement technology, effectively solving the problem of insufficient vehicle detection accuracy under severe weather conditions.</w:t>
      </w:r>
    </w:p>
    <w:p w14:paraId="1DB280EF">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lang w:val="en-US" w:eastAsia="zh-CN"/>
        </w:rPr>
        <w:t>The system takes the YOLOv8 deep learning model as the core detection module and integrates a multi-strategy image enhancement scheme: it realizes image defogging and deraining through the NAFNet network to restore image details; completes low-light image enhancement with the MBLLEN network to improve the brightness and detail visibility of dark areas; and uses CLAHE and morphological operations as a degradation guarantee to ensure enhancement effects under extreme conditions. The system also has an automatic scene recognition mechanism, which automatically selects the optimal enhancement strategy by analyzing four-dimensional quality indicators such as image brightness and contrast, without the need for additional training of classification models and with extremely low computational overhead. In addition, the system adopts a front-end and back-end separation architecture, optimizes CPU inference performance with ONNX Runtime, supports three input methods (image recognition, video recognition, and real-time camera recognition), can detect five common types of vehicles, and realizes persistent storage of detection records through a MySQL database.</w:t>
      </w:r>
    </w:p>
    <w:p w14:paraId="6D96D30F">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default" w:ascii="Times New Roman" w:hAnsi="Times New Roman" w:cs="Times New Roman"/>
          <w:lang w:val="en-US" w:eastAsia="zh-CN"/>
        </w:rPr>
        <w:t>Experimental verification shows that the system can significantly improve vehicle detection accuracy under severe weather conditions. The detection accuracy is increased by about 6.2%, 12.6%, and 4.2% under fog, rain, and low-light conditions, respectively, and it can operate stably in a CPU environment without the need for GPU hardware support. The core contributions of the system are proposing a perception scheme combining multi-strategy image enhancement and deep learning detection, realizing automatic scene recognition, constructing a complete and practical Web system, and fully verifying the role of image enhancement preprocessing in improving detection performance through benchmark tests.</w:t>
      </w:r>
    </w:p>
    <w:p w14:paraId="34FF1070">
      <w:pPr>
        <w:spacing w:line="360" w:lineRule="auto"/>
        <w:ind w:firstLine="480"/>
        <w:rPr>
          <w:rFonts w:hint="eastAsia"/>
        </w:rPr>
      </w:pPr>
    </w:p>
    <w:p w14:paraId="4A16F9F3">
      <w:pPr>
        <w:ind w:firstLine="0" w:firstLineChars="0"/>
        <w:rPr>
          <w:rFonts w:hint="default" w:ascii="Times New Roman" w:hAnsi="Times New Roman" w:eastAsia="宋体"/>
          <w:szCs w:val="24"/>
          <w:lang w:val="en-US" w:eastAsia="zh-CN"/>
        </w:rPr>
      </w:pPr>
      <w:r>
        <w:rPr>
          <w:rFonts w:ascii="Times New Roman" w:hAnsi="Times New Roman" w:eastAsia="Times New Roman"/>
          <w:b/>
          <w:bCs/>
          <w:szCs w:val="24"/>
        </w:rPr>
        <w:t xml:space="preserve">Keywords: </w:t>
      </w:r>
      <w:r>
        <w:rPr>
          <w:rFonts w:hint="eastAsia" w:ascii="Times New Roman" w:hAnsi="Times New Roman"/>
          <w:szCs w:val="24"/>
        </w:rPr>
        <w:t>i</w:t>
      </w:r>
      <w:r>
        <w:rPr>
          <w:rFonts w:ascii="Times New Roman" w:hAnsi="Times New Roman" w:eastAsia="Times New Roman"/>
          <w:szCs w:val="24"/>
        </w:rPr>
        <w:t xml:space="preserve">mage </w:t>
      </w:r>
      <w:r>
        <w:rPr>
          <w:rFonts w:hint="eastAsia" w:ascii="Times New Roman" w:hAnsi="Times New Roman"/>
          <w:szCs w:val="24"/>
        </w:rPr>
        <w:t>e</w:t>
      </w:r>
      <w:r>
        <w:rPr>
          <w:rFonts w:ascii="Times New Roman" w:hAnsi="Times New Roman" w:eastAsia="Times New Roman"/>
          <w:szCs w:val="24"/>
        </w:rPr>
        <w:t>nhancement</w:t>
      </w:r>
      <w:r>
        <w:rPr>
          <w:rFonts w:hint="eastAsia" w:ascii="Times New Roman" w:hAnsi="Times New Roman"/>
          <w:szCs w:val="24"/>
        </w:rPr>
        <w:t>,</w:t>
      </w:r>
      <w:r>
        <w:rPr>
          <w:rFonts w:ascii="Times New Roman" w:hAnsi="Times New Roman" w:eastAsia="Times New Roman"/>
          <w:szCs w:val="24"/>
        </w:rPr>
        <w:t xml:space="preserve"> </w:t>
      </w:r>
      <w:r>
        <w:rPr>
          <w:rFonts w:hint="eastAsia" w:ascii="Times New Roman" w:hAnsi="Times New Roman"/>
          <w:szCs w:val="24"/>
        </w:rPr>
        <w:t>yolo</w:t>
      </w:r>
      <w:r>
        <w:rPr>
          <w:rFonts w:ascii="Times New Roman" w:hAnsi="Times New Roman" w:eastAsia="Times New Roman"/>
          <w:szCs w:val="24"/>
        </w:rPr>
        <w:t>v8</w:t>
      </w:r>
      <w:r>
        <w:rPr>
          <w:rFonts w:hint="eastAsia" w:ascii="Times New Roman" w:hAnsi="Times New Roman"/>
          <w:szCs w:val="24"/>
        </w:rPr>
        <w:t>,</w:t>
      </w:r>
      <w:r>
        <w:rPr>
          <w:rFonts w:ascii="Times New Roman" w:hAnsi="Times New Roman" w:eastAsia="Times New Roman"/>
          <w:szCs w:val="24"/>
        </w:rPr>
        <w:t xml:space="preserve"> </w:t>
      </w:r>
      <w:r>
        <w:rPr>
          <w:rFonts w:hint="eastAsia" w:ascii="Times New Roman" w:hAnsi="Times New Roman"/>
          <w:szCs w:val="24"/>
        </w:rPr>
        <w:t>d</w:t>
      </w:r>
      <w:r>
        <w:rPr>
          <w:rFonts w:ascii="Times New Roman" w:hAnsi="Times New Roman" w:eastAsia="Times New Roman"/>
          <w:szCs w:val="24"/>
        </w:rPr>
        <w:t xml:space="preserve">eep </w:t>
      </w:r>
      <w:r>
        <w:rPr>
          <w:rFonts w:hint="eastAsia" w:ascii="Times New Roman" w:hAnsi="Times New Roman"/>
          <w:szCs w:val="24"/>
        </w:rPr>
        <w:t>l</w:t>
      </w:r>
      <w:r>
        <w:rPr>
          <w:rFonts w:ascii="Times New Roman" w:hAnsi="Times New Roman" w:eastAsia="Times New Roman"/>
          <w:szCs w:val="24"/>
        </w:rPr>
        <w:t>earning</w:t>
      </w:r>
      <w:r>
        <w:rPr>
          <w:rFonts w:hint="eastAsia" w:ascii="Times New Roman" w:hAnsi="Times New Roman"/>
          <w:szCs w:val="24"/>
          <w:lang w:val="en-US" w:eastAsia="zh-CN"/>
        </w:rPr>
        <w:t>,</w:t>
      </w:r>
      <w:r>
        <w:rPr>
          <w:rFonts w:hint="eastAsia" w:ascii="Times New Roman" w:hAnsi="Times New Roman"/>
          <w:szCs w:val="24"/>
        </w:rPr>
        <w:t xml:space="preserve"> v</w:t>
      </w:r>
      <w:r>
        <w:rPr>
          <w:rFonts w:ascii="Times New Roman" w:hAnsi="Times New Roman" w:eastAsia="Times New Roman"/>
          <w:szCs w:val="24"/>
        </w:rPr>
        <w:t xml:space="preserve">ehicle </w:t>
      </w:r>
      <w:r>
        <w:rPr>
          <w:rFonts w:hint="eastAsia" w:ascii="Times New Roman" w:hAnsi="Times New Roman"/>
          <w:szCs w:val="24"/>
        </w:rPr>
        <w:t>d</w:t>
      </w:r>
      <w:r>
        <w:rPr>
          <w:rFonts w:ascii="Times New Roman" w:hAnsi="Times New Roman" w:eastAsia="Times New Roman"/>
          <w:szCs w:val="24"/>
        </w:rPr>
        <w:t>etection</w:t>
      </w:r>
      <w:r>
        <w:rPr>
          <w:rFonts w:hint="eastAsia" w:ascii="Times New Roman" w:hAnsi="Times New Roman"/>
          <w:szCs w:val="24"/>
          <w:lang w:val="en-US" w:eastAsia="zh-CN"/>
        </w:rPr>
        <w:t xml:space="preserve">, </w:t>
      </w:r>
      <w:r>
        <w:rPr>
          <w:rFonts w:hint="eastAsia" w:ascii="Times New Roman" w:hAnsi="Times New Roman"/>
          <w:szCs w:val="24"/>
        </w:rPr>
        <w:t>a</w:t>
      </w:r>
      <w:r>
        <w:rPr>
          <w:rFonts w:ascii="Times New Roman" w:hAnsi="Times New Roman" w:eastAsia="Times New Roman"/>
          <w:szCs w:val="24"/>
        </w:rPr>
        <w:t xml:space="preserve">dverse </w:t>
      </w:r>
      <w:r>
        <w:rPr>
          <w:rFonts w:hint="eastAsia" w:ascii="Times New Roman" w:hAnsi="Times New Roman"/>
          <w:szCs w:val="24"/>
        </w:rPr>
        <w:t>w</w:t>
      </w:r>
      <w:r>
        <w:rPr>
          <w:rFonts w:ascii="Times New Roman" w:hAnsi="Times New Roman" w:eastAsia="Times New Roman"/>
          <w:szCs w:val="24"/>
        </w:rPr>
        <w:t>eather</w:t>
      </w:r>
    </w:p>
    <w:p w14:paraId="6701F1BC">
      <w:pPr>
        <w:ind w:left="1680" w:hanging="1680" w:hangingChars="700"/>
        <w:rPr>
          <w:rFonts w:ascii="Times New Roman" w:hAnsi="Times New Roman"/>
          <w:szCs w:val="24"/>
        </w:rPr>
      </w:pPr>
    </w:p>
    <w:p w14:paraId="685CCEDE">
      <w:pPr>
        <w:pStyle w:val="16"/>
        <w:rPr>
          <w:rFonts w:ascii="Times New Roman" w:hAnsi="Times New Roman"/>
          <w:bCs/>
          <w:szCs w:val="32"/>
        </w:rPr>
      </w:pPr>
      <w:r>
        <w:rPr>
          <w:rFonts w:ascii="Times New Roman" w:hAnsi="Times New Roman"/>
          <w:bCs/>
          <w:szCs w:val="32"/>
        </w:rPr>
        <w:br w:type="page"/>
      </w:r>
      <w:r>
        <w:rPr>
          <w:rFonts w:ascii="Times New Roman" w:hAnsi="Times New Roman"/>
          <w:bCs/>
          <w:szCs w:val="32"/>
        </w:rPr>
        <w:t>目录</w:t>
      </w:r>
    </w:p>
    <w:p w14:paraId="4250A62B">
      <w:pPr>
        <w:ind w:firstLine="0" w:firstLineChars="0"/>
        <w:rPr>
          <w:rFonts w:ascii="Times New Roman" w:hAnsi="Times New Roman" w:eastAsia="黑体"/>
          <w:bCs/>
          <w:sz w:val="32"/>
          <w:szCs w:val="32"/>
        </w:rPr>
      </w:pPr>
    </w:p>
    <w:p w14:paraId="7CAA8E43">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kern w:val="2"/>
          <w:sz w:val="24"/>
        </w:rPr>
        <w:fldChar w:fldCharType="begin"/>
      </w:r>
      <w:r>
        <w:rPr>
          <w:rFonts w:ascii="宋体" w:hAnsi="宋体" w:eastAsia="宋体"/>
          <w:kern w:val="2"/>
          <w:sz w:val="24"/>
        </w:rPr>
        <w:instrText xml:space="preserve">TOC \o "1-3" \t "摘要,1" \h</w:instrText>
      </w:r>
      <w:r>
        <w:rPr>
          <w:rFonts w:ascii="宋体" w:hAnsi="宋体" w:eastAsia="宋体"/>
          <w:kern w:val="2"/>
          <w:sz w:val="24"/>
        </w:rPr>
        <w:fldChar w:fldCharType="separate"/>
      </w:r>
      <w:r>
        <w:rPr>
          <w:rFonts w:ascii="宋体" w:hAnsi="宋体" w:eastAsia="宋体"/>
          <w:kern w:val="2"/>
          <w:sz w:val="24"/>
        </w:rPr>
        <w:fldChar w:fldCharType="begin"/>
      </w:r>
      <w:r>
        <w:rPr>
          <w:rFonts w:ascii="宋体" w:hAnsi="宋体" w:eastAsia="宋体"/>
          <w:kern w:val="2"/>
          <w:sz w:val="24"/>
        </w:rPr>
        <w:instrText xml:space="preserve"> HYPERLINK \l _Toc7755 </w:instrText>
      </w:r>
      <w:r>
        <w:rPr>
          <w:rFonts w:ascii="宋体" w:hAnsi="宋体" w:eastAsia="宋体"/>
          <w:kern w:val="2"/>
          <w:sz w:val="24"/>
        </w:rPr>
        <w:fldChar w:fldCharType="separate"/>
      </w:r>
      <w:r>
        <w:rPr>
          <w:rFonts w:hint="eastAsia" w:ascii="宋体" w:hAnsi="宋体" w:eastAsia="宋体"/>
          <w:sz w:val="24"/>
        </w:rPr>
        <w:t>摘要</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_Toc7755 \h </w:instrText>
      </w:r>
      <w:r>
        <w:rPr>
          <w:rFonts w:ascii="宋体" w:hAnsi="宋体" w:eastAsia="宋体"/>
          <w:sz w:val="24"/>
        </w:rPr>
        <w:fldChar w:fldCharType="separate"/>
      </w:r>
      <w:r>
        <w:rPr>
          <w:rFonts w:ascii="宋体" w:hAnsi="宋体" w:eastAsia="宋体"/>
          <w:sz w:val="24"/>
        </w:rPr>
        <w:t>I</w:t>
      </w:r>
      <w:r>
        <w:rPr>
          <w:rFonts w:ascii="宋体" w:hAnsi="宋体" w:eastAsia="宋体"/>
          <w:sz w:val="24"/>
        </w:rPr>
        <w:fldChar w:fldCharType="end"/>
      </w:r>
      <w:r>
        <w:rPr>
          <w:rFonts w:ascii="宋体" w:hAnsi="宋体" w:eastAsia="宋体"/>
          <w:kern w:val="2"/>
          <w:sz w:val="24"/>
        </w:rPr>
        <w:fldChar w:fldCharType="end"/>
      </w:r>
    </w:p>
    <w:p w14:paraId="0408B8E7">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_Toc1922 </w:instrText>
      </w:r>
      <w:r>
        <w:rPr>
          <w:rFonts w:ascii="宋体" w:hAnsi="宋体" w:eastAsia="宋体"/>
          <w:sz w:val="24"/>
          <w:szCs w:val="24"/>
        </w:rPr>
        <w:fldChar w:fldCharType="separate"/>
      </w:r>
      <w:r>
        <w:rPr>
          <w:rFonts w:hint="eastAsia" w:ascii="宋体" w:hAnsi="宋体" w:eastAsia="宋体"/>
          <w:sz w:val="24"/>
        </w:rPr>
        <w:t>ABSTRACT</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_Toc1922 \h </w:instrText>
      </w:r>
      <w:r>
        <w:rPr>
          <w:rFonts w:ascii="宋体" w:hAnsi="宋体" w:eastAsia="宋体"/>
          <w:sz w:val="24"/>
        </w:rPr>
        <w:fldChar w:fldCharType="separate"/>
      </w:r>
      <w:r>
        <w:rPr>
          <w:rFonts w:ascii="宋体" w:hAnsi="宋体" w:eastAsia="宋体"/>
          <w:sz w:val="24"/>
        </w:rPr>
        <w:t>II</w:t>
      </w:r>
      <w:r>
        <w:rPr>
          <w:rFonts w:ascii="宋体" w:hAnsi="宋体" w:eastAsia="宋体"/>
          <w:sz w:val="24"/>
        </w:rPr>
        <w:fldChar w:fldCharType="end"/>
      </w:r>
      <w:r>
        <w:rPr>
          <w:rFonts w:ascii="宋体" w:hAnsi="宋体" w:eastAsia="宋体"/>
          <w:sz w:val="24"/>
          <w:szCs w:val="24"/>
        </w:rPr>
        <w:fldChar w:fldCharType="end"/>
      </w:r>
    </w:p>
    <w:p w14:paraId="66E07A99">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_Toc30234 </w:instrText>
      </w:r>
      <w:r>
        <w:rPr>
          <w:rFonts w:ascii="宋体" w:hAnsi="宋体" w:eastAsia="宋体"/>
          <w:sz w:val="24"/>
          <w:szCs w:val="24"/>
        </w:rPr>
        <w:fldChar w:fldCharType="separate"/>
      </w:r>
      <w:r>
        <w:rPr>
          <w:rFonts w:ascii="宋体" w:hAnsi="宋体" w:eastAsia="宋体"/>
          <w:sz w:val="24"/>
        </w:rPr>
        <w:t>1</w:t>
      </w:r>
      <w:r>
        <w:rPr>
          <w:rFonts w:hint="eastAsia" w:ascii="宋体" w:hAnsi="宋体" w:eastAsia="宋体"/>
          <w:sz w:val="24"/>
        </w:rPr>
        <w:t xml:space="preserve"> </w:t>
      </w:r>
      <w:r>
        <w:rPr>
          <w:rFonts w:ascii="宋体" w:hAnsi="宋体" w:eastAsia="宋体"/>
          <w:sz w:val="24"/>
        </w:rPr>
        <w:t>绪论</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_Toc30234 \h </w:instrText>
      </w:r>
      <w:r>
        <w:rPr>
          <w:rFonts w:ascii="宋体" w:hAnsi="宋体" w:eastAsia="宋体"/>
          <w:sz w:val="24"/>
        </w:rPr>
        <w:fldChar w:fldCharType="separate"/>
      </w:r>
      <w:r>
        <w:rPr>
          <w:rFonts w:ascii="宋体" w:hAnsi="宋体" w:eastAsia="宋体"/>
          <w:sz w:val="24"/>
        </w:rPr>
        <w:t>1</w:t>
      </w:r>
      <w:r>
        <w:rPr>
          <w:rFonts w:ascii="宋体" w:hAnsi="宋体" w:eastAsia="宋体"/>
          <w:sz w:val="24"/>
        </w:rPr>
        <w:fldChar w:fldCharType="end"/>
      </w:r>
      <w:r>
        <w:rPr>
          <w:rFonts w:ascii="宋体" w:hAnsi="宋体" w:eastAsia="宋体"/>
          <w:sz w:val="24"/>
          <w:szCs w:val="24"/>
        </w:rPr>
        <w:fldChar w:fldCharType="end"/>
      </w:r>
    </w:p>
    <w:p w14:paraId="5F8A4A63">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_Toc17100 </w:instrText>
      </w:r>
      <w:r>
        <w:rPr>
          <w:rFonts w:ascii="宋体" w:hAnsi="宋体" w:eastAsia="宋体"/>
          <w:sz w:val="24"/>
          <w:szCs w:val="24"/>
        </w:rPr>
        <w:fldChar w:fldCharType="separate"/>
      </w:r>
      <w:r>
        <w:rPr>
          <w:rFonts w:ascii="宋体" w:hAnsi="宋体" w:eastAsia="宋体"/>
          <w:sz w:val="24"/>
          <w:szCs w:val="24"/>
        </w:rPr>
        <w:t>1.1</w:t>
      </w:r>
      <w:r>
        <w:rPr>
          <w:rFonts w:hint="eastAsia" w:ascii="宋体" w:hAnsi="宋体" w:eastAsia="宋体"/>
          <w:sz w:val="24"/>
          <w:szCs w:val="24"/>
        </w:rPr>
        <w:t xml:space="preserve"> 研究背景与意义</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_Toc17100 \h </w:instrText>
      </w:r>
      <w:r>
        <w:rPr>
          <w:rFonts w:ascii="宋体" w:hAnsi="宋体" w:eastAsia="宋体"/>
          <w:sz w:val="24"/>
        </w:rPr>
        <w:fldChar w:fldCharType="separate"/>
      </w:r>
      <w:r>
        <w:rPr>
          <w:rFonts w:ascii="宋体" w:hAnsi="宋体" w:eastAsia="宋体"/>
          <w:sz w:val="24"/>
        </w:rPr>
        <w:t>1</w:t>
      </w:r>
      <w:r>
        <w:rPr>
          <w:rFonts w:ascii="宋体" w:hAnsi="宋体" w:eastAsia="宋体"/>
          <w:sz w:val="24"/>
        </w:rPr>
        <w:fldChar w:fldCharType="end"/>
      </w:r>
      <w:r>
        <w:rPr>
          <w:rFonts w:ascii="宋体" w:hAnsi="宋体" w:eastAsia="宋体"/>
          <w:sz w:val="24"/>
          <w:szCs w:val="24"/>
        </w:rPr>
        <w:fldChar w:fldCharType="end"/>
      </w:r>
    </w:p>
    <w:p w14:paraId="4C39C6F1">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_Toc3508 </w:instrText>
      </w:r>
      <w:r>
        <w:rPr>
          <w:rFonts w:ascii="宋体" w:hAnsi="宋体" w:eastAsia="宋体"/>
          <w:sz w:val="24"/>
          <w:szCs w:val="24"/>
        </w:rPr>
        <w:fldChar w:fldCharType="separate"/>
      </w:r>
      <w:r>
        <w:rPr>
          <w:rFonts w:ascii="宋体" w:hAnsi="宋体" w:eastAsia="宋体"/>
          <w:sz w:val="24"/>
        </w:rPr>
        <w:t>1.2</w:t>
      </w:r>
      <w:r>
        <w:rPr>
          <w:rFonts w:hint="eastAsia" w:ascii="宋体" w:hAnsi="宋体" w:eastAsia="宋体"/>
          <w:sz w:val="24"/>
        </w:rPr>
        <w:t xml:space="preserve"> 国内外研究现状</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_Toc3508 \h </w:instrText>
      </w:r>
      <w:r>
        <w:rPr>
          <w:rFonts w:ascii="宋体" w:hAnsi="宋体" w:eastAsia="宋体"/>
          <w:sz w:val="24"/>
        </w:rPr>
        <w:fldChar w:fldCharType="separate"/>
      </w:r>
      <w:r>
        <w:rPr>
          <w:rFonts w:ascii="宋体" w:hAnsi="宋体" w:eastAsia="宋体"/>
          <w:sz w:val="24"/>
        </w:rPr>
        <w:t>2</w:t>
      </w:r>
      <w:r>
        <w:rPr>
          <w:rFonts w:ascii="宋体" w:hAnsi="宋体" w:eastAsia="宋体"/>
          <w:sz w:val="24"/>
        </w:rPr>
        <w:fldChar w:fldCharType="end"/>
      </w:r>
      <w:r>
        <w:rPr>
          <w:rFonts w:ascii="宋体" w:hAnsi="宋体" w:eastAsia="宋体"/>
          <w:sz w:val="24"/>
          <w:szCs w:val="24"/>
        </w:rPr>
        <w:fldChar w:fldCharType="end"/>
      </w:r>
    </w:p>
    <w:p w14:paraId="05CF6ADE">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_Toc27318 </w:instrText>
      </w:r>
      <w:r>
        <w:rPr>
          <w:rFonts w:ascii="宋体" w:hAnsi="宋体" w:eastAsia="宋体"/>
          <w:sz w:val="24"/>
          <w:szCs w:val="24"/>
        </w:rPr>
        <w:fldChar w:fldCharType="separate"/>
      </w:r>
      <w:r>
        <w:rPr>
          <w:rFonts w:ascii="宋体" w:hAnsi="宋体" w:eastAsia="宋体"/>
          <w:sz w:val="24"/>
        </w:rPr>
        <w:t>1.2.1 车辆检测技术研究现状</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_Toc27318 \h </w:instrText>
      </w:r>
      <w:r>
        <w:rPr>
          <w:rFonts w:ascii="宋体" w:hAnsi="宋体" w:eastAsia="宋体"/>
          <w:sz w:val="24"/>
        </w:rPr>
        <w:fldChar w:fldCharType="separate"/>
      </w:r>
      <w:r>
        <w:rPr>
          <w:rFonts w:ascii="宋体" w:hAnsi="宋体" w:eastAsia="宋体"/>
          <w:sz w:val="24"/>
        </w:rPr>
        <w:t>2</w:t>
      </w:r>
      <w:r>
        <w:rPr>
          <w:rFonts w:ascii="宋体" w:hAnsi="宋体" w:eastAsia="宋体"/>
          <w:sz w:val="24"/>
        </w:rPr>
        <w:fldChar w:fldCharType="end"/>
      </w:r>
      <w:r>
        <w:rPr>
          <w:rFonts w:ascii="宋体" w:hAnsi="宋体" w:eastAsia="宋体"/>
          <w:sz w:val="24"/>
          <w:szCs w:val="24"/>
        </w:rPr>
        <w:fldChar w:fldCharType="end"/>
      </w:r>
    </w:p>
    <w:p w14:paraId="07515F13">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_Toc26736 </w:instrText>
      </w:r>
      <w:r>
        <w:rPr>
          <w:rFonts w:ascii="宋体" w:hAnsi="宋体" w:eastAsia="宋体"/>
          <w:sz w:val="24"/>
          <w:szCs w:val="24"/>
        </w:rPr>
        <w:fldChar w:fldCharType="separate"/>
      </w:r>
      <w:r>
        <w:rPr>
          <w:rFonts w:ascii="宋体" w:hAnsi="宋体" w:eastAsia="宋体"/>
          <w:sz w:val="24"/>
        </w:rPr>
        <w:t>1.2.2 图像增强技术研究现状</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_Toc26736 \h </w:instrText>
      </w:r>
      <w:r>
        <w:rPr>
          <w:rFonts w:ascii="宋体" w:hAnsi="宋体" w:eastAsia="宋体"/>
          <w:sz w:val="24"/>
        </w:rPr>
        <w:fldChar w:fldCharType="separate"/>
      </w:r>
      <w:r>
        <w:rPr>
          <w:rFonts w:ascii="宋体" w:hAnsi="宋体" w:eastAsia="宋体"/>
          <w:sz w:val="24"/>
        </w:rPr>
        <w:t>3</w:t>
      </w:r>
      <w:r>
        <w:rPr>
          <w:rFonts w:ascii="宋体" w:hAnsi="宋体" w:eastAsia="宋体"/>
          <w:sz w:val="24"/>
        </w:rPr>
        <w:fldChar w:fldCharType="end"/>
      </w:r>
      <w:r>
        <w:rPr>
          <w:rFonts w:ascii="宋体" w:hAnsi="宋体" w:eastAsia="宋体"/>
          <w:sz w:val="24"/>
          <w:szCs w:val="24"/>
        </w:rPr>
        <w:fldChar w:fldCharType="end"/>
      </w:r>
    </w:p>
    <w:p w14:paraId="52AC2B0E">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_Toc1841 </w:instrText>
      </w:r>
      <w:r>
        <w:rPr>
          <w:rFonts w:ascii="宋体" w:hAnsi="宋体" w:eastAsia="宋体"/>
          <w:sz w:val="24"/>
          <w:szCs w:val="24"/>
        </w:rPr>
        <w:fldChar w:fldCharType="separate"/>
      </w:r>
      <w:r>
        <w:rPr>
          <w:rFonts w:ascii="宋体" w:hAnsi="宋体" w:eastAsia="宋体"/>
          <w:sz w:val="24"/>
        </w:rPr>
        <w:t>1.2.3 恶劣天气车辆感知研究现状</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_Toc1841 \h </w:instrText>
      </w:r>
      <w:r>
        <w:rPr>
          <w:rFonts w:ascii="宋体" w:hAnsi="宋体" w:eastAsia="宋体"/>
          <w:sz w:val="24"/>
        </w:rPr>
        <w:fldChar w:fldCharType="separate"/>
      </w:r>
      <w:r>
        <w:rPr>
          <w:rFonts w:ascii="宋体" w:hAnsi="宋体" w:eastAsia="宋体"/>
          <w:sz w:val="24"/>
        </w:rPr>
        <w:t>3</w:t>
      </w:r>
      <w:r>
        <w:rPr>
          <w:rFonts w:ascii="宋体" w:hAnsi="宋体" w:eastAsia="宋体"/>
          <w:sz w:val="24"/>
        </w:rPr>
        <w:fldChar w:fldCharType="end"/>
      </w:r>
      <w:r>
        <w:rPr>
          <w:rFonts w:ascii="宋体" w:hAnsi="宋体" w:eastAsia="宋体"/>
          <w:sz w:val="24"/>
          <w:szCs w:val="24"/>
        </w:rPr>
        <w:fldChar w:fldCharType="end"/>
      </w:r>
    </w:p>
    <w:p w14:paraId="1E6C30AA">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_Toc8333 </w:instrText>
      </w:r>
      <w:r>
        <w:rPr>
          <w:rFonts w:ascii="宋体" w:hAnsi="宋体" w:eastAsia="宋体"/>
          <w:sz w:val="24"/>
          <w:szCs w:val="24"/>
        </w:rPr>
        <w:fldChar w:fldCharType="separate"/>
      </w:r>
      <w:r>
        <w:rPr>
          <w:rFonts w:ascii="宋体" w:hAnsi="宋体" w:eastAsia="宋体"/>
          <w:sz w:val="24"/>
        </w:rPr>
        <w:t>1.3 主要研究内容</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_Toc8333 \h </w:instrText>
      </w:r>
      <w:r>
        <w:rPr>
          <w:rFonts w:ascii="宋体" w:hAnsi="宋体" w:eastAsia="宋体"/>
          <w:sz w:val="24"/>
        </w:rPr>
        <w:fldChar w:fldCharType="separate"/>
      </w:r>
      <w:r>
        <w:rPr>
          <w:rFonts w:ascii="宋体" w:hAnsi="宋体" w:eastAsia="宋体"/>
          <w:sz w:val="24"/>
        </w:rPr>
        <w:t>4</w:t>
      </w:r>
      <w:r>
        <w:rPr>
          <w:rFonts w:ascii="宋体" w:hAnsi="宋体" w:eastAsia="宋体"/>
          <w:sz w:val="24"/>
        </w:rPr>
        <w:fldChar w:fldCharType="end"/>
      </w:r>
      <w:r>
        <w:rPr>
          <w:rFonts w:ascii="宋体" w:hAnsi="宋体" w:eastAsia="宋体"/>
          <w:sz w:val="24"/>
          <w:szCs w:val="24"/>
        </w:rPr>
        <w:fldChar w:fldCharType="end"/>
      </w:r>
    </w:p>
    <w:p w14:paraId="2EBAEA40">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_Toc31566 </w:instrText>
      </w:r>
      <w:r>
        <w:rPr>
          <w:rFonts w:ascii="宋体" w:hAnsi="宋体" w:eastAsia="宋体"/>
          <w:sz w:val="24"/>
          <w:szCs w:val="24"/>
        </w:rPr>
        <w:fldChar w:fldCharType="separate"/>
      </w:r>
      <w:r>
        <w:rPr>
          <w:rFonts w:ascii="宋体" w:hAnsi="宋体" w:eastAsia="宋体"/>
          <w:sz w:val="24"/>
        </w:rPr>
        <w:t>1.4  论文组织结构</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_Toc31566 \h </w:instrText>
      </w:r>
      <w:r>
        <w:rPr>
          <w:rFonts w:ascii="宋体" w:hAnsi="宋体" w:eastAsia="宋体"/>
          <w:sz w:val="24"/>
        </w:rPr>
        <w:fldChar w:fldCharType="separate"/>
      </w:r>
      <w:r>
        <w:rPr>
          <w:rFonts w:ascii="宋体" w:hAnsi="宋体" w:eastAsia="宋体"/>
          <w:sz w:val="24"/>
        </w:rPr>
        <w:t>4</w:t>
      </w:r>
      <w:r>
        <w:rPr>
          <w:rFonts w:ascii="宋体" w:hAnsi="宋体" w:eastAsia="宋体"/>
          <w:sz w:val="24"/>
        </w:rPr>
        <w:fldChar w:fldCharType="end"/>
      </w:r>
      <w:r>
        <w:rPr>
          <w:rFonts w:ascii="宋体" w:hAnsi="宋体" w:eastAsia="宋体"/>
          <w:sz w:val="24"/>
          <w:szCs w:val="24"/>
        </w:rPr>
        <w:fldChar w:fldCharType="end"/>
      </w:r>
    </w:p>
    <w:p w14:paraId="5370C76D">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_Toc8060 </w:instrText>
      </w:r>
      <w:r>
        <w:rPr>
          <w:rFonts w:ascii="宋体" w:hAnsi="宋体" w:eastAsia="宋体"/>
          <w:sz w:val="24"/>
          <w:szCs w:val="24"/>
        </w:rPr>
        <w:fldChar w:fldCharType="separate"/>
      </w:r>
      <w:r>
        <w:rPr>
          <w:rFonts w:ascii="宋体" w:hAnsi="宋体" w:eastAsia="宋体"/>
          <w:sz w:val="24"/>
        </w:rPr>
        <w:t xml:space="preserve">2 </w:t>
      </w:r>
      <w:r>
        <w:rPr>
          <w:rFonts w:hint="eastAsia" w:ascii="宋体" w:hAnsi="宋体" w:eastAsia="宋体"/>
          <w:sz w:val="24"/>
        </w:rPr>
        <w:t>系统总体设计</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_Toc8060 \h </w:instrText>
      </w:r>
      <w:r>
        <w:rPr>
          <w:rFonts w:ascii="宋体" w:hAnsi="宋体" w:eastAsia="宋体"/>
          <w:sz w:val="24"/>
        </w:rPr>
        <w:fldChar w:fldCharType="separate"/>
      </w:r>
      <w:r>
        <w:rPr>
          <w:rFonts w:ascii="宋体" w:hAnsi="宋体" w:eastAsia="宋体"/>
          <w:sz w:val="24"/>
        </w:rPr>
        <w:t>6</w:t>
      </w:r>
      <w:r>
        <w:rPr>
          <w:rFonts w:ascii="宋体" w:hAnsi="宋体" w:eastAsia="宋体"/>
          <w:sz w:val="24"/>
        </w:rPr>
        <w:fldChar w:fldCharType="end"/>
      </w:r>
      <w:r>
        <w:rPr>
          <w:rFonts w:ascii="宋体" w:hAnsi="宋体" w:eastAsia="宋体"/>
          <w:sz w:val="24"/>
          <w:szCs w:val="24"/>
        </w:rPr>
        <w:fldChar w:fldCharType="end"/>
      </w:r>
    </w:p>
    <w:p w14:paraId="1839373C">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_Toc23250 </w:instrText>
      </w:r>
      <w:r>
        <w:rPr>
          <w:rFonts w:ascii="宋体" w:hAnsi="宋体" w:eastAsia="宋体"/>
          <w:sz w:val="24"/>
          <w:szCs w:val="24"/>
        </w:rPr>
        <w:fldChar w:fldCharType="separate"/>
      </w:r>
      <w:r>
        <w:rPr>
          <w:rFonts w:ascii="宋体" w:hAnsi="宋体" w:eastAsia="宋体"/>
          <w:sz w:val="24"/>
        </w:rPr>
        <w:t>2.</w:t>
      </w:r>
      <w:r>
        <w:rPr>
          <w:rFonts w:hint="eastAsia" w:ascii="宋体" w:hAnsi="宋体" w:eastAsia="宋体"/>
          <w:sz w:val="24"/>
        </w:rPr>
        <w:t>1 系统目标与需求分析</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_Toc23250 \h </w:instrText>
      </w:r>
      <w:r>
        <w:rPr>
          <w:rFonts w:ascii="宋体" w:hAnsi="宋体" w:eastAsia="宋体"/>
          <w:sz w:val="24"/>
        </w:rPr>
        <w:fldChar w:fldCharType="separate"/>
      </w:r>
      <w:r>
        <w:rPr>
          <w:rFonts w:ascii="宋体" w:hAnsi="宋体" w:eastAsia="宋体"/>
          <w:sz w:val="24"/>
        </w:rPr>
        <w:t>6</w:t>
      </w:r>
      <w:r>
        <w:rPr>
          <w:rFonts w:ascii="宋体" w:hAnsi="宋体" w:eastAsia="宋体"/>
          <w:sz w:val="24"/>
        </w:rPr>
        <w:fldChar w:fldCharType="end"/>
      </w:r>
      <w:r>
        <w:rPr>
          <w:rFonts w:ascii="宋体" w:hAnsi="宋体" w:eastAsia="宋体"/>
          <w:sz w:val="24"/>
          <w:szCs w:val="24"/>
        </w:rPr>
        <w:fldChar w:fldCharType="end"/>
      </w:r>
    </w:p>
    <w:p w14:paraId="3FA2D193">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_Toc8604 </w:instrText>
      </w:r>
      <w:r>
        <w:rPr>
          <w:rFonts w:ascii="宋体" w:hAnsi="宋体" w:eastAsia="宋体"/>
          <w:sz w:val="24"/>
          <w:szCs w:val="24"/>
        </w:rPr>
        <w:fldChar w:fldCharType="separate"/>
      </w:r>
      <w:r>
        <w:rPr>
          <w:rFonts w:ascii="宋体" w:hAnsi="宋体" w:eastAsia="宋体"/>
          <w:sz w:val="24"/>
        </w:rPr>
        <w:t>2.1.1 系统设计目标</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_Toc8604 \h </w:instrText>
      </w:r>
      <w:r>
        <w:rPr>
          <w:rFonts w:ascii="宋体" w:hAnsi="宋体" w:eastAsia="宋体"/>
          <w:sz w:val="24"/>
        </w:rPr>
        <w:fldChar w:fldCharType="separate"/>
      </w:r>
      <w:r>
        <w:rPr>
          <w:rFonts w:ascii="宋体" w:hAnsi="宋体" w:eastAsia="宋体"/>
          <w:sz w:val="24"/>
        </w:rPr>
        <w:t>6</w:t>
      </w:r>
      <w:r>
        <w:rPr>
          <w:rFonts w:ascii="宋体" w:hAnsi="宋体" w:eastAsia="宋体"/>
          <w:sz w:val="24"/>
        </w:rPr>
        <w:fldChar w:fldCharType="end"/>
      </w:r>
      <w:r>
        <w:rPr>
          <w:rFonts w:ascii="宋体" w:hAnsi="宋体" w:eastAsia="宋体"/>
          <w:sz w:val="24"/>
          <w:szCs w:val="24"/>
        </w:rPr>
        <w:fldChar w:fldCharType="end"/>
      </w:r>
    </w:p>
    <w:p w14:paraId="7101C3E7">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_Toc20875 </w:instrText>
      </w:r>
      <w:r>
        <w:rPr>
          <w:rFonts w:ascii="宋体" w:hAnsi="宋体" w:eastAsia="宋体"/>
          <w:sz w:val="24"/>
          <w:szCs w:val="24"/>
        </w:rPr>
        <w:fldChar w:fldCharType="separate"/>
      </w:r>
      <w:r>
        <w:rPr>
          <w:rFonts w:hint="eastAsia" w:ascii="宋体" w:hAnsi="宋体" w:eastAsia="宋体"/>
          <w:sz w:val="24"/>
        </w:rPr>
        <w:t>2.1.2 功能需求分析</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_Toc20875 \h </w:instrText>
      </w:r>
      <w:r>
        <w:rPr>
          <w:rFonts w:ascii="宋体" w:hAnsi="宋体" w:eastAsia="宋体"/>
          <w:sz w:val="24"/>
        </w:rPr>
        <w:fldChar w:fldCharType="separate"/>
      </w:r>
      <w:r>
        <w:rPr>
          <w:rFonts w:ascii="宋体" w:hAnsi="宋体" w:eastAsia="宋体"/>
          <w:sz w:val="24"/>
        </w:rPr>
        <w:t>6</w:t>
      </w:r>
      <w:r>
        <w:rPr>
          <w:rFonts w:ascii="宋体" w:hAnsi="宋体" w:eastAsia="宋体"/>
          <w:sz w:val="24"/>
        </w:rPr>
        <w:fldChar w:fldCharType="end"/>
      </w:r>
      <w:r>
        <w:rPr>
          <w:rFonts w:ascii="宋体" w:hAnsi="宋体" w:eastAsia="宋体"/>
          <w:sz w:val="24"/>
          <w:szCs w:val="24"/>
        </w:rPr>
        <w:fldChar w:fldCharType="end"/>
      </w:r>
    </w:p>
    <w:p w14:paraId="1C4C0CD5">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_Toc10442 </w:instrText>
      </w:r>
      <w:r>
        <w:rPr>
          <w:rFonts w:ascii="宋体" w:hAnsi="宋体" w:eastAsia="宋体"/>
          <w:sz w:val="24"/>
          <w:szCs w:val="24"/>
        </w:rPr>
        <w:fldChar w:fldCharType="separate"/>
      </w:r>
      <w:r>
        <w:rPr>
          <w:rFonts w:hint="eastAsia" w:ascii="宋体" w:hAnsi="宋体" w:eastAsia="宋体"/>
          <w:sz w:val="24"/>
        </w:rPr>
        <w:t>2.1.3 非功能需求分析</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_Toc10442 \h </w:instrText>
      </w:r>
      <w:r>
        <w:rPr>
          <w:rFonts w:ascii="宋体" w:hAnsi="宋体" w:eastAsia="宋体"/>
          <w:sz w:val="24"/>
        </w:rPr>
        <w:fldChar w:fldCharType="separate"/>
      </w:r>
      <w:r>
        <w:rPr>
          <w:rFonts w:ascii="宋体" w:hAnsi="宋体" w:eastAsia="宋体"/>
          <w:sz w:val="24"/>
        </w:rPr>
        <w:t>7</w:t>
      </w:r>
      <w:r>
        <w:rPr>
          <w:rFonts w:ascii="宋体" w:hAnsi="宋体" w:eastAsia="宋体"/>
          <w:sz w:val="24"/>
        </w:rPr>
        <w:fldChar w:fldCharType="end"/>
      </w:r>
      <w:r>
        <w:rPr>
          <w:rFonts w:ascii="宋体" w:hAnsi="宋体" w:eastAsia="宋体"/>
          <w:sz w:val="24"/>
          <w:szCs w:val="24"/>
        </w:rPr>
        <w:fldChar w:fldCharType="end"/>
      </w:r>
    </w:p>
    <w:p w14:paraId="267666E0">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_Toc21019 </w:instrText>
      </w:r>
      <w:r>
        <w:rPr>
          <w:rFonts w:ascii="宋体" w:hAnsi="宋体" w:eastAsia="宋体"/>
          <w:sz w:val="24"/>
          <w:szCs w:val="24"/>
        </w:rPr>
        <w:fldChar w:fldCharType="separate"/>
      </w:r>
      <w:r>
        <w:rPr>
          <w:rFonts w:ascii="宋体" w:hAnsi="宋体" w:eastAsia="宋体"/>
          <w:sz w:val="24"/>
        </w:rPr>
        <w:t xml:space="preserve">2.2 </w:t>
      </w:r>
      <w:r>
        <w:rPr>
          <w:rFonts w:hint="eastAsia" w:ascii="宋体" w:hAnsi="宋体" w:eastAsia="宋体"/>
          <w:sz w:val="24"/>
        </w:rPr>
        <w:t>系统总架构</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_Toc21019 \h </w:instrText>
      </w:r>
      <w:r>
        <w:rPr>
          <w:rFonts w:ascii="宋体" w:hAnsi="宋体" w:eastAsia="宋体"/>
          <w:sz w:val="24"/>
        </w:rPr>
        <w:fldChar w:fldCharType="separate"/>
      </w:r>
      <w:r>
        <w:rPr>
          <w:rFonts w:ascii="宋体" w:hAnsi="宋体" w:eastAsia="宋体"/>
          <w:sz w:val="24"/>
        </w:rPr>
        <w:t>7</w:t>
      </w:r>
      <w:r>
        <w:rPr>
          <w:rFonts w:ascii="宋体" w:hAnsi="宋体" w:eastAsia="宋体"/>
          <w:sz w:val="24"/>
        </w:rPr>
        <w:fldChar w:fldCharType="end"/>
      </w:r>
      <w:r>
        <w:rPr>
          <w:rFonts w:ascii="宋体" w:hAnsi="宋体" w:eastAsia="宋体"/>
          <w:sz w:val="24"/>
          <w:szCs w:val="24"/>
        </w:rPr>
        <w:fldChar w:fldCharType="end"/>
      </w:r>
    </w:p>
    <w:p w14:paraId="6EC3F58F">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_Toc23660 </w:instrText>
      </w:r>
      <w:r>
        <w:rPr>
          <w:rFonts w:ascii="宋体" w:hAnsi="宋体" w:eastAsia="宋体"/>
          <w:sz w:val="24"/>
          <w:szCs w:val="24"/>
        </w:rPr>
        <w:fldChar w:fldCharType="separate"/>
      </w:r>
      <w:r>
        <w:rPr>
          <w:rFonts w:ascii="宋体" w:hAnsi="宋体" w:eastAsia="宋体"/>
          <w:sz w:val="24"/>
        </w:rPr>
        <w:t xml:space="preserve">2.2.1 </w:t>
      </w:r>
      <w:r>
        <w:rPr>
          <w:rFonts w:hint="eastAsia" w:ascii="宋体" w:hAnsi="宋体" w:eastAsia="宋体"/>
          <w:sz w:val="24"/>
        </w:rPr>
        <w:t>架构设计原则</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_Toc23660 \h </w:instrText>
      </w:r>
      <w:r>
        <w:rPr>
          <w:rFonts w:ascii="宋体" w:hAnsi="宋体" w:eastAsia="宋体"/>
          <w:sz w:val="24"/>
        </w:rPr>
        <w:fldChar w:fldCharType="separate"/>
      </w:r>
      <w:r>
        <w:rPr>
          <w:rFonts w:ascii="宋体" w:hAnsi="宋体" w:eastAsia="宋体"/>
          <w:sz w:val="24"/>
        </w:rPr>
        <w:t>7</w:t>
      </w:r>
      <w:r>
        <w:rPr>
          <w:rFonts w:ascii="宋体" w:hAnsi="宋体" w:eastAsia="宋体"/>
          <w:sz w:val="24"/>
        </w:rPr>
        <w:fldChar w:fldCharType="end"/>
      </w:r>
      <w:r>
        <w:rPr>
          <w:rFonts w:ascii="宋体" w:hAnsi="宋体" w:eastAsia="宋体"/>
          <w:sz w:val="24"/>
          <w:szCs w:val="24"/>
        </w:rPr>
        <w:fldChar w:fldCharType="end"/>
      </w:r>
    </w:p>
    <w:p w14:paraId="142B95B7">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_Toc12377 </w:instrText>
      </w:r>
      <w:r>
        <w:rPr>
          <w:rFonts w:ascii="宋体" w:hAnsi="宋体" w:eastAsia="宋体"/>
          <w:sz w:val="24"/>
          <w:szCs w:val="24"/>
        </w:rPr>
        <w:fldChar w:fldCharType="separate"/>
      </w:r>
      <w:r>
        <w:rPr>
          <w:rFonts w:ascii="宋体" w:hAnsi="宋体" w:eastAsia="宋体"/>
          <w:sz w:val="24"/>
        </w:rPr>
        <w:t xml:space="preserve">2.2.2 </w:t>
      </w:r>
      <w:r>
        <w:rPr>
          <w:rFonts w:hint="eastAsia" w:ascii="宋体" w:hAnsi="宋体" w:eastAsia="宋体"/>
          <w:sz w:val="24"/>
        </w:rPr>
        <w:t>系统分层架构</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_Toc12377 \h </w:instrText>
      </w:r>
      <w:r>
        <w:rPr>
          <w:rFonts w:ascii="宋体" w:hAnsi="宋体" w:eastAsia="宋体"/>
          <w:sz w:val="24"/>
        </w:rPr>
        <w:fldChar w:fldCharType="separate"/>
      </w:r>
      <w:r>
        <w:rPr>
          <w:rFonts w:ascii="宋体" w:hAnsi="宋体" w:eastAsia="宋体"/>
          <w:sz w:val="24"/>
        </w:rPr>
        <w:t>7</w:t>
      </w:r>
      <w:r>
        <w:rPr>
          <w:rFonts w:ascii="宋体" w:hAnsi="宋体" w:eastAsia="宋体"/>
          <w:sz w:val="24"/>
        </w:rPr>
        <w:fldChar w:fldCharType="end"/>
      </w:r>
      <w:r>
        <w:rPr>
          <w:rFonts w:ascii="宋体" w:hAnsi="宋体" w:eastAsia="宋体"/>
          <w:sz w:val="24"/>
          <w:szCs w:val="24"/>
        </w:rPr>
        <w:fldChar w:fldCharType="end"/>
      </w:r>
    </w:p>
    <w:p w14:paraId="6B593C53">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_Toc2790 </w:instrText>
      </w:r>
      <w:r>
        <w:rPr>
          <w:rFonts w:ascii="宋体" w:hAnsi="宋体" w:eastAsia="宋体"/>
          <w:sz w:val="24"/>
          <w:szCs w:val="24"/>
        </w:rPr>
        <w:fldChar w:fldCharType="separate"/>
      </w:r>
      <w:r>
        <w:rPr>
          <w:rFonts w:ascii="宋体" w:hAnsi="宋体" w:eastAsia="宋体"/>
          <w:sz w:val="24"/>
        </w:rPr>
        <w:t xml:space="preserve">2.2.3 </w:t>
      </w:r>
      <w:r>
        <w:rPr>
          <w:rFonts w:hint="eastAsia" w:ascii="宋体" w:hAnsi="宋体" w:eastAsia="宋体"/>
          <w:sz w:val="24"/>
        </w:rPr>
        <w:t>系统模块划分</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_Toc2790 \h </w:instrText>
      </w:r>
      <w:r>
        <w:rPr>
          <w:rFonts w:ascii="宋体" w:hAnsi="宋体" w:eastAsia="宋体"/>
          <w:sz w:val="24"/>
        </w:rPr>
        <w:fldChar w:fldCharType="separate"/>
      </w:r>
      <w:r>
        <w:rPr>
          <w:rFonts w:ascii="宋体" w:hAnsi="宋体" w:eastAsia="宋体"/>
          <w:sz w:val="24"/>
        </w:rPr>
        <w:t>9</w:t>
      </w:r>
      <w:r>
        <w:rPr>
          <w:rFonts w:ascii="宋体" w:hAnsi="宋体" w:eastAsia="宋体"/>
          <w:sz w:val="24"/>
        </w:rPr>
        <w:fldChar w:fldCharType="end"/>
      </w:r>
      <w:r>
        <w:rPr>
          <w:rFonts w:ascii="宋体" w:hAnsi="宋体" w:eastAsia="宋体"/>
          <w:sz w:val="24"/>
          <w:szCs w:val="24"/>
        </w:rPr>
        <w:fldChar w:fldCharType="end"/>
      </w:r>
    </w:p>
    <w:p w14:paraId="4DAF2329">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_Toc11124 </w:instrText>
      </w:r>
      <w:r>
        <w:rPr>
          <w:rFonts w:ascii="宋体" w:hAnsi="宋体" w:eastAsia="宋体"/>
          <w:sz w:val="24"/>
          <w:szCs w:val="24"/>
        </w:rPr>
        <w:fldChar w:fldCharType="separate"/>
      </w:r>
      <w:r>
        <w:rPr>
          <w:rFonts w:hint="eastAsia" w:ascii="宋体" w:hAnsi="宋体" w:eastAsia="宋体"/>
          <w:sz w:val="24"/>
        </w:rPr>
        <w:t>2.2.4 模块间相互关系</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_Toc11124 \h </w:instrText>
      </w:r>
      <w:r>
        <w:rPr>
          <w:rFonts w:ascii="宋体" w:hAnsi="宋体" w:eastAsia="宋体"/>
          <w:sz w:val="24"/>
        </w:rPr>
        <w:fldChar w:fldCharType="separate"/>
      </w:r>
      <w:r>
        <w:rPr>
          <w:rFonts w:ascii="宋体" w:hAnsi="宋体" w:eastAsia="宋体"/>
          <w:sz w:val="24"/>
        </w:rPr>
        <w:t>11</w:t>
      </w:r>
      <w:r>
        <w:rPr>
          <w:rFonts w:ascii="宋体" w:hAnsi="宋体" w:eastAsia="宋体"/>
          <w:sz w:val="24"/>
        </w:rPr>
        <w:fldChar w:fldCharType="end"/>
      </w:r>
      <w:r>
        <w:rPr>
          <w:rFonts w:ascii="宋体" w:hAnsi="宋体" w:eastAsia="宋体"/>
          <w:sz w:val="24"/>
          <w:szCs w:val="24"/>
        </w:rPr>
        <w:fldChar w:fldCharType="end"/>
      </w:r>
    </w:p>
    <w:p w14:paraId="677BF1EB">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_Toc24469 </w:instrText>
      </w:r>
      <w:r>
        <w:rPr>
          <w:rFonts w:ascii="宋体" w:hAnsi="宋体" w:eastAsia="宋体"/>
          <w:sz w:val="24"/>
          <w:szCs w:val="24"/>
        </w:rPr>
        <w:fldChar w:fldCharType="separate"/>
      </w:r>
      <w:r>
        <w:rPr>
          <w:rFonts w:ascii="宋体" w:hAnsi="宋体" w:eastAsia="宋体"/>
          <w:sz w:val="24"/>
        </w:rPr>
        <w:t>2.2.5 数据处理流程设计</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_Toc24469 \h </w:instrText>
      </w:r>
      <w:r>
        <w:rPr>
          <w:rFonts w:ascii="宋体" w:hAnsi="宋体" w:eastAsia="宋体"/>
          <w:sz w:val="24"/>
        </w:rPr>
        <w:fldChar w:fldCharType="separate"/>
      </w:r>
      <w:r>
        <w:rPr>
          <w:rFonts w:ascii="宋体" w:hAnsi="宋体" w:eastAsia="宋体"/>
          <w:sz w:val="24"/>
        </w:rPr>
        <w:t>11</w:t>
      </w:r>
      <w:r>
        <w:rPr>
          <w:rFonts w:ascii="宋体" w:hAnsi="宋体" w:eastAsia="宋体"/>
          <w:sz w:val="24"/>
        </w:rPr>
        <w:fldChar w:fldCharType="end"/>
      </w:r>
      <w:r>
        <w:rPr>
          <w:rFonts w:ascii="宋体" w:hAnsi="宋体" w:eastAsia="宋体"/>
          <w:sz w:val="24"/>
          <w:szCs w:val="24"/>
        </w:rPr>
        <w:fldChar w:fldCharType="end"/>
      </w:r>
    </w:p>
    <w:p w14:paraId="7479713D">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_Toc20097 </w:instrText>
      </w:r>
      <w:r>
        <w:rPr>
          <w:rFonts w:ascii="宋体" w:hAnsi="宋体" w:eastAsia="宋体"/>
          <w:sz w:val="24"/>
          <w:szCs w:val="24"/>
        </w:rPr>
        <w:fldChar w:fldCharType="separate"/>
      </w:r>
      <w:r>
        <w:rPr>
          <w:rFonts w:ascii="宋体" w:hAnsi="宋体" w:eastAsia="宋体"/>
          <w:sz w:val="24"/>
        </w:rPr>
        <w:t xml:space="preserve">2.3 </w:t>
      </w:r>
      <w:r>
        <w:rPr>
          <w:rFonts w:hint="eastAsia" w:ascii="宋体" w:hAnsi="宋体" w:eastAsia="宋体"/>
          <w:sz w:val="24"/>
        </w:rPr>
        <w:t>技术选型分析</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_Toc20097 \h </w:instrText>
      </w:r>
      <w:r>
        <w:rPr>
          <w:rFonts w:ascii="宋体" w:hAnsi="宋体" w:eastAsia="宋体"/>
          <w:sz w:val="24"/>
        </w:rPr>
        <w:fldChar w:fldCharType="separate"/>
      </w:r>
      <w:r>
        <w:rPr>
          <w:rFonts w:ascii="宋体" w:hAnsi="宋体" w:eastAsia="宋体"/>
          <w:sz w:val="24"/>
        </w:rPr>
        <w:t>13</w:t>
      </w:r>
      <w:r>
        <w:rPr>
          <w:rFonts w:ascii="宋体" w:hAnsi="宋体" w:eastAsia="宋体"/>
          <w:sz w:val="24"/>
        </w:rPr>
        <w:fldChar w:fldCharType="end"/>
      </w:r>
      <w:r>
        <w:rPr>
          <w:rFonts w:ascii="宋体" w:hAnsi="宋体" w:eastAsia="宋体"/>
          <w:sz w:val="24"/>
          <w:szCs w:val="24"/>
        </w:rPr>
        <w:fldChar w:fldCharType="end"/>
      </w:r>
    </w:p>
    <w:p w14:paraId="3DD35CD0">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_Toc14788 </w:instrText>
      </w:r>
      <w:r>
        <w:rPr>
          <w:rFonts w:ascii="宋体" w:hAnsi="宋体" w:eastAsia="宋体"/>
          <w:sz w:val="24"/>
          <w:szCs w:val="24"/>
        </w:rPr>
        <w:fldChar w:fldCharType="separate"/>
      </w:r>
      <w:r>
        <w:rPr>
          <w:rFonts w:hint="eastAsia" w:ascii="宋体" w:hAnsi="宋体" w:eastAsia="宋体"/>
          <w:sz w:val="24"/>
        </w:rPr>
        <w:t>2.3.1 深度学习框架选型</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_Toc14788 \h </w:instrText>
      </w:r>
      <w:r>
        <w:rPr>
          <w:rFonts w:ascii="宋体" w:hAnsi="宋体" w:eastAsia="宋体"/>
          <w:sz w:val="24"/>
        </w:rPr>
        <w:fldChar w:fldCharType="separate"/>
      </w:r>
      <w:r>
        <w:rPr>
          <w:rFonts w:ascii="宋体" w:hAnsi="宋体" w:eastAsia="宋体"/>
          <w:sz w:val="24"/>
        </w:rPr>
        <w:t>13</w:t>
      </w:r>
      <w:r>
        <w:rPr>
          <w:rFonts w:ascii="宋体" w:hAnsi="宋体" w:eastAsia="宋体"/>
          <w:sz w:val="24"/>
        </w:rPr>
        <w:fldChar w:fldCharType="end"/>
      </w:r>
      <w:r>
        <w:rPr>
          <w:rFonts w:ascii="宋体" w:hAnsi="宋体" w:eastAsia="宋体"/>
          <w:sz w:val="24"/>
          <w:szCs w:val="24"/>
        </w:rPr>
        <w:fldChar w:fldCharType="end"/>
      </w:r>
    </w:p>
    <w:p w14:paraId="5648CA5E">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_Toc534 </w:instrText>
      </w:r>
      <w:r>
        <w:rPr>
          <w:rFonts w:ascii="宋体" w:hAnsi="宋体" w:eastAsia="宋体"/>
          <w:sz w:val="24"/>
          <w:szCs w:val="24"/>
        </w:rPr>
        <w:fldChar w:fldCharType="separate"/>
      </w:r>
      <w:r>
        <w:rPr>
          <w:rFonts w:hint="eastAsia" w:ascii="宋体" w:hAnsi="宋体" w:eastAsia="宋体"/>
          <w:sz w:val="24"/>
        </w:rPr>
        <w:t>2.3.2 后端框架选型</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_Toc534 \h </w:instrText>
      </w:r>
      <w:r>
        <w:rPr>
          <w:rFonts w:ascii="宋体" w:hAnsi="宋体" w:eastAsia="宋体"/>
          <w:sz w:val="24"/>
        </w:rPr>
        <w:fldChar w:fldCharType="separate"/>
      </w:r>
      <w:r>
        <w:rPr>
          <w:rFonts w:ascii="宋体" w:hAnsi="宋体" w:eastAsia="宋体"/>
          <w:sz w:val="24"/>
        </w:rPr>
        <w:t>13</w:t>
      </w:r>
      <w:r>
        <w:rPr>
          <w:rFonts w:ascii="宋体" w:hAnsi="宋体" w:eastAsia="宋体"/>
          <w:sz w:val="24"/>
        </w:rPr>
        <w:fldChar w:fldCharType="end"/>
      </w:r>
      <w:r>
        <w:rPr>
          <w:rFonts w:ascii="宋体" w:hAnsi="宋体" w:eastAsia="宋体"/>
          <w:sz w:val="24"/>
          <w:szCs w:val="24"/>
        </w:rPr>
        <w:fldChar w:fldCharType="end"/>
      </w:r>
    </w:p>
    <w:p w14:paraId="6242E5D3">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_Toc13373 </w:instrText>
      </w:r>
      <w:r>
        <w:rPr>
          <w:rFonts w:ascii="宋体" w:hAnsi="宋体" w:eastAsia="宋体"/>
          <w:sz w:val="24"/>
          <w:szCs w:val="24"/>
        </w:rPr>
        <w:fldChar w:fldCharType="separate"/>
      </w:r>
      <w:r>
        <w:rPr>
          <w:rFonts w:hint="eastAsia" w:ascii="宋体" w:hAnsi="宋体" w:eastAsia="宋体"/>
          <w:sz w:val="24"/>
        </w:rPr>
        <w:t>2.3.3 数据库选型</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_Toc13373 \h </w:instrText>
      </w:r>
      <w:r>
        <w:rPr>
          <w:rFonts w:ascii="宋体" w:hAnsi="宋体" w:eastAsia="宋体"/>
          <w:sz w:val="24"/>
        </w:rPr>
        <w:fldChar w:fldCharType="separate"/>
      </w:r>
      <w:r>
        <w:rPr>
          <w:rFonts w:ascii="宋体" w:hAnsi="宋体" w:eastAsia="宋体"/>
          <w:sz w:val="24"/>
        </w:rPr>
        <w:t>14</w:t>
      </w:r>
      <w:r>
        <w:rPr>
          <w:rFonts w:ascii="宋体" w:hAnsi="宋体" w:eastAsia="宋体"/>
          <w:sz w:val="24"/>
        </w:rPr>
        <w:fldChar w:fldCharType="end"/>
      </w:r>
      <w:r>
        <w:rPr>
          <w:rFonts w:ascii="宋体" w:hAnsi="宋体" w:eastAsia="宋体"/>
          <w:sz w:val="24"/>
          <w:szCs w:val="24"/>
        </w:rPr>
        <w:fldChar w:fldCharType="end"/>
      </w:r>
    </w:p>
    <w:p w14:paraId="0D0BAA13">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_Toc16416 </w:instrText>
      </w:r>
      <w:r>
        <w:rPr>
          <w:rFonts w:ascii="宋体" w:hAnsi="宋体" w:eastAsia="宋体"/>
          <w:sz w:val="24"/>
          <w:szCs w:val="24"/>
        </w:rPr>
        <w:fldChar w:fldCharType="separate"/>
      </w:r>
      <w:r>
        <w:rPr>
          <w:rFonts w:hint="eastAsia" w:ascii="宋体" w:hAnsi="宋体" w:eastAsia="宋体"/>
          <w:sz w:val="24"/>
        </w:rPr>
        <w:t>2.3.4 前端技术选型</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_Toc16416 \h </w:instrText>
      </w:r>
      <w:r>
        <w:rPr>
          <w:rFonts w:ascii="宋体" w:hAnsi="宋体" w:eastAsia="宋体"/>
          <w:sz w:val="24"/>
        </w:rPr>
        <w:fldChar w:fldCharType="separate"/>
      </w:r>
      <w:r>
        <w:rPr>
          <w:rFonts w:ascii="宋体" w:hAnsi="宋体" w:eastAsia="宋体"/>
          <w:sz w:val="24"/>
        </w:rPr>
        <w:t>14</w:t>
      </w:r>
      <w:r>
        <w:rPr>
          <w:rFonts w:ascii="宋体" w:hAnsi="宋体" w:eastAsia="宋体"/>
          <w:sz w:val="24"/>
        </w:rPr>
        <w:fldChar w:fldCharType="end"/>
      </w:r>
      <w:r>
        <w:rPr>
          <w:rFonts w:ascii="宋体" w:hAnsi="宋体" w:eastAsia="宋体"/>
          <w:sz w:val="24"/>
          <w:szCs w:val="24"/>
        </w:rPr>
        <w:fldChar w:fldCharType="end"/>
      </w:r>
    </w:p>
    <w:p w14:paraId="55EDE7EE">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_Toc10847 </w:instrText>
      </w:r>
      <w:r>
        <w:rPr>
          <w:rFonts w:ascii="宋体" w:hAnsi="宋体" w:eastAsia="宋体"/>
          <w:sz w:val="24"/>
          <w:szCs w:val="24"/>
        </w:rPr>
        <w:fldChar w:fldCharType="separate"/>
      </w:r>
      <w:r>
        <w:rPr>
          <w:rFonts w:hint="eastAsia" w:ascii="宋体" w:hAnsi="宋体" w:eastAsia="宋体"/>
          <w:sz w:val="24"/>
        </w:rPr>
        <w:t xml:space="preserve">2.3.5 </w:t>
      </w:r>
      <w:r>
        <w:rPr>
          <w:rFonts w:ascii="宋体" w:hAnsi="宋体" w:eastAsia="宋体"/>
          <w:sz w:val="24"/>
        </w:rPr>
        <w:t>ONNX Runtime推理加速方案</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_Toc10847 \h </w:instrText>
      </w:r>
      <w:r>
        <w:rPr>
          <w:rFonts w:ascii="宋体" w:hAnsi="宋体" w:eastAsia="宋体"/>
          <w:sz w:val="24"/>
        </w:rPr>
        <w:fldChar w:fldCharType="separate"/>
      </w:r>
      <w:r>
        <w:rPr>
          <w:rFonts w:ascii="宋体" w:hAnsi="宋体" w:eastAsia="宋体"/>
          <w:sz w:val="24"/>
        </w:rPr>
        <w:t>14</w:t>
      </w:r>
      <w:r>
        <w:rPr>
          <w:rFonts w:ascii="宋体" w:hAnsi="宋体" w:eastAsia="宋体"/>
          <w:sz w:val="24"/>
        </w:rPr>
        <w:fldChar w:fldCharType="end"/>
      </w:r>
      <w:r>
        <w:rPr>
          <w:rFonts w:ascii="宋体" w:hAnsi="宋体" w:eastAsia="宋体"/>
          <w:sz w:val="24"/>
          <w:szCs w:val="24"/>
        </w:rPr>
        <w:fldChar w:fldCharType="end"/>
      </w:r>
    </w:p>
    <w:p w14:paraId="41B59A9B">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_Toc8989 </w:instrText>
      </w:r>
      <w:r>
        <w:rPr>
          <w:rFonts w:ascii="宋体" w:hAnsi="宋体" w:eastAsia="宋体"/>
          <w:sz w:val="24"/>
          <w:szCs w:val="24"/>
        </w:rPr>
        <w:fldChar w:fldCharType="separate"/>
      </w:r>
      <w:r>
        <w:rPr>
          <w:rFonts w:ascii="宋体" w:hAnsi="宋体" w:eastAsia="宋体"/>
          <w:sz w:val="24"/>
        </w:rPr>
        <w:t>2.3.6 技术选型对比总结</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_Toc8989 \h </w:instrText>
      </w:r>
      <w:r>
        <w:rPr>
          <w:rFonts w:ascii="宋体" w:hAnsi="宋体" w:eastAsia="宋体"/>
          <w:sz w:val="24"/>
        </w:rPr>
        <w:fldChar w:fldCharType="separate"/>
      </w:r>
      <w:r>
        <w:rPr>
          <w:rFonts w:ascii="宋体" w:hAnsi="宋体" w:eastAsia="宋体"/>
          <w:sz w:val="24"/>
        </w:rPr>
        <w:t>14</w:t>
      </w:r>
      <w:r>
        <w:rPr>
          <w:rFonts w:ascii="宋体" w:hAnsi="宋体" w:eastAsia="宋体"/>
          <w:sz w:val="24"/>
        </w:rPr>
        <w:fldChar w:fldCharType="end"/>
      </w:r>
      <w:r>
        <w:rPr>
          <w:rFonts w:ascii="宋体" w:hAnsi="宋体" w:eastAsia="宋体"/>
          <w:sz w:val="24"/>
          <w:szCs w:val="24"/>
        </w:rPr>
        <w:fldChar w:fldCharType="end"/>
      </w:r>
    </w:p>
    <w:p w14:paraId="2BAD3B6A">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_Toc11999 </w:instrText>
      </w:r>
      <w:r>
        <w:rPr>
          <w:rFonts w:ascii="宋体" w:hAnsi="宋体" w:eastAsia="宋体"/>
          <w:sz w:val="24"/>
          <w:szCs w:val="24"/>
        </w:rPr>
        <w:fldChar w:fldCharType="separate"/>
      </w:r>
      <w:r>
        <w:rPr>
          <w:rFonts w:ascii="宋体" w:hAnsi="宋体" w:eastAsia="宋体"/>
          <w:sz w:val="24"/>
        </w:rPr>
        <w:t xml:space="preserve">2.4 </w:t>
      </w:r>
      <w:r>
        <w:rPr>
          <w:rFonts w:hint="eastAsia" w:ascii="宋体" w:hAnsi="宋体" w:eastAsia="宋体"/>
          <w:sz w:val="24"/>
        </w:rPr>
        <w:t>系统特色与优势</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_Toc11999 \h </w:instrText>
      </w:r>
      <w:r>
        <w:rPr>
          <w:rFonts w:ascii="宋体" w:hAnsi="宋体" w:eastAsia="宋体"/>
          <w:sz w:val="24"/>
        </w:rPr>
        <w:fldChar w:fldCharType="separate"/>
      </w:r>
      <w:r>
        <w:rPr>
          <w:rFonts w:ascii="宋体" w:hAnsi="宋体" w:eastAsia="宋体"/>
          <w:sz w:val="24"/>
        </w:rPr>
        <w:t>15</w:t>
      </w:r>
      <w:r>
        <w:rPr>
          <w:rFonts w:ascii="宋体" w:hAnsi="宋体" w:eastAsia="宋体"/>
          <w:sz w:val="24"/>
        </w:rPr>
        <w:fldChar w:fldCharType="end"/>
      </w:r>
      <w:r>
        <w:rPr>
          <w:rFonts w:ascii="宋体" w:hAnsi="宋体" w:eastAsia="宋体"/>
          <w:sz w:val="24"/>
          <w:szCs w:val="24"/>
        </w:rPr>
        <w:fldChar w:fldCharType="end"/>
      </w:r>
    </w:p>
    <w:p w14:paraId="452900A1">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_Toc5208 </w:instrText>
      </w:r>
      <w:r>
        <w:rPr>
          <w:rFonts w:ascii="宋体" w:hAnsi="宋体" w:eastAsia="宋体"/>
          <w:sz w:val="24"/>
          <w:szCs w:val="24"/>
        </w:rPr>
        <w:fldChar w:fldCharType="separate"/>
      </w:r>
      <w:r>
        <w:rPr>
          <w:rFonts w:ascii="宋体" w:hAnsi="宋体" w:eastAsia="宋体"/>
          <w:sz w:val="24"/>
        </w:rPr>
        <w:t xml:space="preserve">3 </w:t>
      </w:r>
      <w:r>
        <w:rPr>
          <w:rFonts w:hint="eastAsia" w:ascii="宋体" w:hAnsi="宋体" w:eastAsia="宋体"/>
          <w:sz w:val="24"/>
        </w:rPr>
        <w:t>核心算法与关键技术</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_Toc5208 \h </w:instrText>
      </w:r>
      <w:r>
        <w:rPr>
          <w:rFonts w:ascii="宋体" w:hAnsi="宋体" w:eastAsia="宋体"/>
          <w:sz w:val="24"/>
        </w:rPr>
        <w:fldChar w:fldCharType="separate"/>
      </w:r>
      <w:r>
        <w:rPr>
          <w:rFonts w:ascii="宋体" w:hAnsi="宋体" w:eastAsia="宋体"/>
          <w:sz w:val="24"/>
        </w:rPr>
        <w:t>17</w:t>
      </w:r>
      <w:r>
        <w:rPr>
          <w:rFonts w:ascii="宋体" w:hAnsi="宋体" w:eastAsia="宋体"/>
          <w:sz w:val="24"/>
        </w:rPr>
        <w:fldChar w:fldCharType="end"/>
      </w:r>
      <w:r>
        <w:rPr>
          <w:rFonts w:ascii="宋体" w:hAnsi="宋体" w:eastAsia="宋体"/>
          <w:sz w:val="24"/>
          <w:szCs w:val="24"/>
        </w:rPr>
        <w:fldChar w:fldCharType="end"/>
      </w:r>
    </w:p>
    <w:p w14:paraId="5FE7C698">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_Toc18849 </w:instrText>
      </w:r>
      <w:r>
        <w:rPr>
          <w:rFonts w:ascii="宋体" w:hAnsi="宋体" w:eastAsia="宋体"/>
          <w:sz w:val="24"/>
          <w:szCs w:val="24"/>
        </w:rPr>
        <w:fldChar w:fldCharType="separate"/>
      </w:r>
      <w:r>
        <w:rPr>
          <w:rFonts w:ascii="宋体" w:hAnsi="宋体" w:eastAsia="宋体"/>
          <w:sz w:val="24"/>
        </w:rPr>
        <w:t xml:space="preserve">3.1 </w:t>
      </w:r>
      <w:r>
        <w:rPr>
          <w:rFonts w:hint="eastAsia" w:ascii="宋体" w:hAnsi="宋体" w:eastAsia="宋体"/>
          <w:sz w:val="24"/>
        </w:rPr>
        <w:t>图像增强算法</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_Toc18849 \h </w:instrText>
      </w:r>
      <w:r>
        <w:rPr>
          <w:rFonts w:ascii="宋体" w:hAnsi="宋体" w:eastAsia="宋体"/>
          <w:sz w:val="24"/>
        </w:rPr>
        <w:fldChar w:fldCharType="separate"/>
      </w:r>
      <w:r>
        <w:rPr>
          <w:rFonts w:ascii="宋体" w:hAnsi="宋体" w:eastAsia="宋体"/>
          <w:sz w:val="24"/>
        </w:rPr>
        <w:t>17</w:t>
      </w:r>
      <w:r>
        <w:rPr>
          <w:rFonts w:ascii="宋体" w:hAnsi="宋体" w:eastAsia="宋体"/>
          <w:sz w:val="24"/>
        </w:rPr>
        <w:fldChar w:fldCharType="end"/>
      </w:r>
      <w:r>
        <w:rPr>
          <w:rFonts w:ascii="宋体" w:hAnsi="宋体" w:eastAsia="宋体"/>
          <w:sz w:val="24"/>
          <w:szCs w:val="24"/>
        </w:rPr>
        <w:fldChar w:fldCharType="end"/>
      </w:r>
    </w:p>
    <w:p w14:paraId="49748B59">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_Toc14558 </w:instrText>
      </w:r>
      <w:r>
        <w:rPr>
          <w:rFonts w:ascii="宋体" w:hAnsi="宋体" w:eastAsia="宋体"/>
          <w:sz w:val="24"/>
          <w:szCs w:val="24"/>
        </w:rPr>
        <w:fldChar w:fldCharType="separate"/>
      </w:r>
      <w:r>
        <w:rPr>
          <w:rFonts w:hint="eastAsia" w:ascii="宋体" w:hAnsi="宋体" w:eastAsia="宋体"/>
          <w:sz w:val="24"/>
        </w:rPr>
        <w:t>3.1.1 图像增强模块整体架构</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_Toc14558 \h </w:instrText>
      </w:r>
      <w:r>
        <w:rPr>
          <w:rFonts w:ascii="宋体" w:hAnsi="宋体" w:eastAsia="宋体"/>
          <w:sz w:val="24"/>
        </w:rPr>
        <w:fldChar w:fldCharType="separate"/>
      </w:r>
      <w:r>
        <w:rPr>
          <w:rFonts w:ascii="宋体" w:hAnsi="宋体" w:eastAsia="宋体"/>
          <w:sz w:val="24"/>
        </w:rPr>
        <w:t>17</w:t>
      </w:r>
      <w:r>
        <w:rPr>
          <w:rFonts w:ascii="宋体" w:hAnsi="宋体" w:eastAsia="宋体"/>
          <w:sz w:val="24"/>
        </w:rPr>
        <w:fldChar w:fldCharType="end"/>
      </w:r>
      <w:r>
        <w:rPr>
          <w:rFonts w:ascii="宋体" w:hAnsi="宋体" w:eastAsia="宋体"/>
          <w:sz w:val="24"/>
          <w:szCs w:val="24"/>
        </w:rPr>
        <w:fldChar w:fldCharType="end"/>
      </w:r>
    </w:p>
    <w:p w14:paraId="285746BE">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_Toc15692 </w:instrText>
      </w:r>
      <w:r>
        <w:rPr>
          <w:rFonts w:ascii="宋体" w:hAnsi="宋体" w:eastAsia="宋体"/>
          <w:sz w:val="24"/>
          <w:szCs w:val="24"/>
        </w:rPr>
        <w:fldChar w:fldCharType="separate"/>
      </w:r>
      <w:r>
        <w:rPr>
          <w:rFonts w:ascii="宋体" w:hAnsi="宋体" w:eastAsia="宋体"/>
          <w:sz w:val="24"/>
        </w:rPr>
        <w:t>3.1.2 基于NAFNet的去雾与去雨增强</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_Toc15692 \h </w:instrText>
      </w:r>
      <w:r>
        <w:rPr>
          <w:rFonts w:ascii="宋体" w:hAnsi="宋体" w:eastAsia="宋体"/>
          <w:sz w:val="24"/>
        </w:rPr>
        <w:fldChar w:fldCharType="separate"/>
      </w:r>
      <w:r>
        <w:rPr>
          <w:rFonts w:ascii="宋体" w:hAnsi="宋体" w:eastAsia="宋体"/>
          <w:sz w:val="24"/>
        </w:rPr>
        <w:t>17</w:t>
      </w:r>
      <w:r>
        <w:rPr>
          <w:rFonts w:ascii="宋体" w:hAnsi="宋体" w:eastAsia="宋体"/>
          <w:sz w:val="24"/>
        </w:rPr>
        <w:fldChar w:fldCharType="end"/>
      </w:r>
      <w:r>
        <w:rPr>
          <w:rFonts w:ascii="宋体" w:hAnsi="宋体" w:eastAsia="宋体"/>
          <w:sz w:val="24"/>
          <w:szCs w:val="24"/>
        </w:rPr>
        <w:fldChar w:fldCharType="end"/>
      </w:r>
    </w:p>
    <w:p w14:paraId="6975BA50">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_Toc31557 </w:instrText>
      </w:r>
      <w:r>
        <w:rPr>
          <w:rFonts w:ascii="宋体" w:hAnsi="宋体" w:eastAsia="宋体"/>
          <w:sz w:val="24"/>
          <w:szCs w:val="24"/>
        </w:rPr>
        <w:fldChar w:fldCharType="separate"/>
      </w:r>
      <w:r>
        <w:rPr>
          <w:rFonts w:ascii="宋体" w:hAnsi="宋体" w:eastAsia="宋体"/>
          <w:sz w:val="24"/>
        </w:rPr>
        <w:t>3.1.3 基于MBLLEN的低光照增强网络</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_Toc31557 \h </w:instrText>
      </w:r>
      <w:r>
        <w:rPr>
          <w:rFonts w:ascii="宋体" w:hAnsi="宋体" w:eastAsia="宋体"/>
          <w:sz w:val="24"/>
        </w:rPr>
        <w:fldChar w:fldCharType="separate"/>
      </w:r>
      <w:r>
        <w:rPr>
          <w:rFonts w:ascii="宋体" w:hAnsi="宋体" w:eastAsia="宋体"/>
          <w:sz w:val="24"/>
        </w:rPr>
        <w:t>19</w:t>
      </w:r>
      <w:r>
        <w:rPr>
          <w:rFonts w:ascii="宋体" w:hAnsi="宋体" w:eastAsia="宋体"/>
          <w:sz w:val="24"/>
        </w:rPr>
        <w:fldChar w:fldCharType="end"/>
      </w:r>
      <w:r>
        <w:rPr>
          <w:rFonts w:ascii="宋体" w:hAnsi="宋体" w:eastAsia="宋体"/>
          <w:sz w:val="24"/>
          <w:szCs w:val="24"/>
        </w:rPr>
        <w:fldChar w:fldCharType="end"/>
      </w:r>
    </w:p>
    <w:p w14:paraId="0D669AD3">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_Toc23171 </w:instrText>
      </w:r>
      <w:r>
        <w:rPr>
          <w:rFonts w:ascii="宋体" w:hAnsi="宋体" w:eastAsia="宋体"/>
          <w:sz w:val="24"/>
          <w:szCs w:val="24"/>
        </w:rPr>
        <w:fldChar w:fldCharType="separate"/>
      </w:r>
      <w:r>
        <w:rPr>
          <w:rFonts w:ascii="宋体" w:hAnsi="宋体" w:eastAsia="宋体"/>
          <w:sz w:val="24"/>
        </w:rPr>
        <w:t>3.1.4 基于CLAHE和形态学操作的传统增强方法</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_Toc23171 \h </w:instrText>
      </w:r>
      <w:r>
        <w:rPr>
          <w:rFonts w:ascii="宋体" w:hAnsi="宋体" w:eastAsia="宋体"/>
          <w:sz w:val="24"/>
        </w:rPr>
        <w:fldChar w:fldCharType="separate"/>
      </w:r>
      <w:r>
        <w:rPr>
          <w:rFonts w:ascii="宋体" w:hAnsi="宋体" w:eastAsia="宋体"/>
          <w:sz w:val="24"/>
        </w:rPr>
        <w:t>21</w:t>
      </w:r>
      <w:r>
        <w:rPr>
          <w:rFonts w:ascii="宋体" w:hAnsi="宋体" w:eastAsia="宋体"/>
          <w:sz w:val="24"/>
        </w:rPr>
        <w:fldChar w:fldCharType="end"/>
      </w:r>
      <w:r>
        <w:rPr>
          <w:rFonts w:ascii="宋体" w:hAnsi="宋体" w:eastAsia="宋体"/>
          <w:sz w:val="24"/>
          <w:szCs w:val="24"/>
        </w:rPr>
        <w:fldChar w:fldCharType="end"/>
      </w:r>
    </w:p>
    <w:p w14:paraId="55CA251E">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_Toc16506 </w:instrText>
      </w:r>
      <w:r>
        <w:rPr>
          <w:rFonts w:ascii="宋体" w:hAnsi="宋体" w:eastAsia="宋体"/>
          <w:sz w:val="24"/>
          <w:szCs w:val="24"/>
        </w:rPr>
        <w:fldChar w:fldCharType="separate"/>
      </w:r>
      <w:r>
        <w:rPr>
          <w:rFonts w:ascii="宋体" w:hAnsi="宋体" w:eastAsia="宋体"/>
          <w:sz w:val="24"/>
        </w:rPr>
        <w:t xml:space="preserve">3.2 </w:t>
      </w:r>
      <w:r>
        <w:rPr>
          <w:rFonts w:hint="eastAsia" w:ascii="宋体" w:hAnsi="宋体" w:eastAsia="宋体"/>
          <w:sz w:val="24"/>
        </w:rPr>
        <w:t>自动场景识别算法</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_Toc16506 \h </w:instrText>
      </w:r>
      <w:r>
        <w:rPr>
          <w:rFonts w:ascii="宋体" w:hAnsi="宋体" w:eastAsia="宋体"/>
          <w:sz w:val="24"/>
        </w:rPr>
        <w:fldChar w:fldCharType="separate"/>
      </w:r>
      <w:r>
        <w:rPr>
          <w:rFonts w:ascii="宋体" w:hAnsi="宋体" w:eastAsia="宋体"/>
          <w:sz w:val="24"/>
        </w:rPr>
        <w:t>23</w:t>
      </w:r>
      <w:r>
        <w:rPr>
          <w:rFonts w:ascii="宋体" w:hAnsi="宋体" w:eastAsia="宋体"/>
          <w:sz w:val="24"/>
        </w:rPr>
        <w:fldChar w:fldCharType="end"/>
      </w:r>
      <w:r>
        <w:rPr>
          <w:rFonts w:ascii="宋体" w:hAnsi="宋体" w:eastAsia="宋体"/>
          <w:sz w:val="24"/>
          <w:szCs w:val="24"/>
        </w:rPr>
        <w:fldChar w:fldCharType="end"/>
      </w:r>
    </w:p>
    <w:p w14:paraId="0E496DFF">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_Toc21999 </w:instrText>
      </w:r>
      <w:r>
        <w:rPr>
          <w:rFonts w:ascii="宋体" w:hAnsi="宋体" w:eastAsia="宋体"/>
          <w:sz w:val="24"/>
          <w:szCs w:val="24"/>
        </w:rPr>
        <w:fldChar w:fldCharType="separate"/>
      </w:r>
      <w:r>
        <w:rPr>
          <w:rFonts w:ascii="宋体" w:hAnsi="宋体" w:eastAsia="宋体"/>
          <w:sz w:val="24"/>
        </w:rPr>
        <w:t>3.2.1 算法设计与原理</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_Toc21999 \h </w:instrText>
      </w:r>
      <w:r>
        <w:rPr>
          <w:rFonts w:ascii="宋体" w:hAnsi="宋体" w:eastAsia="宋体"/>
          <w:sz w:val="24"/>
        </w:rPr>
        <w:fldChar w:fldCharType="separate"/>
      </w:r>
      <w:r>
        <w:rPr>
          <w:rFonts w:ascii="宋体" w:hAnsi="宋体" w:eastAsia="宋体"/>
          <w:sz w:val="24"/>
        </w:rPr>
        <w:t>23</w:t>
      </w:r>
      <w:r>
        <w:rPr>
          <w:rFonts w:ascii="宋体" w:hAnsi="宋体" w:eastAsia="宋体"/>
          <w:sz w:val="24"/>
        </w:rPr>
        <w:fldChar w:fldCharType="end"/>
      </w:r>
      <w:r>
        <w:rPr>
          <w:rFonts w:ascii="宋体" w:hAnsi="宋体" w:eastAsia="宋体"/>
          <w:sz w:val="24"/>
          <w:szCs w:val="24"/>
        </w:rPr>
        <w:fldChar w:fldCharType="end"/>
      </w:r>
    </w:p>
    <w:p w14:paraId="51B8D6F9">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_Toc2098 </w:instrText>
      </w:r>
      <w:r>
        <w:rPr>
          <w:rFonts w:ascii="宋体" w:hAnsi="宋体" w:eastAsia="宋体"/>
          <w:sz w:val="24"/>
          <w:szCs w:val="24"/>
        </w:rPr>
        <w:fldChar w:fldCharType="separate"/>
      </w:r>
      <w:r>
        <w:rPr>
          <w:rFonts w:hint="eastAsia" w:ascii="宋体" w:hAnsi="宋体" w:eastAsia="宋体"/>
          <w:sz w:val="24"/>
        </w:rPr>
        <w:t>3.2.2 阈值确定与优化</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_Toc2098 \h </w:instrText>
      </w:r>
      <w:r>
        <w:rPr>
          <w:rFonts w:ascii="宋体" w:hAnsi="宋体" w:eastAsia="宋体"/>
          <w:sz w:val="24"/>
        </w:rPr>
        <w:fldChar w:fldCharType="separate"/>
      </w:r>
      <w:r>
        <w:rPr>
          <w:rFonts w:ascii="宋体" w:hAnsi="宋体" w:eastAsia="宋体"/>
          <w:sz w:val="24"/>
        </w:rPr>
        <w:t>25</w:t>
      </w:r>
      <w:r>
        <w:rPr>
          <w:rFonts w:ascii="宋体" w:hAnsi="宋体" w:eastAsia="宋体"/>
          <w:sz w:val="24"/>
        </w:rPr>
        <w:fldChar w:fldCharType="end"/>
      </w:r>
      <w:r>
        <w:rPr>
          <w:rFonts w:ascii="宋体" w:hAnsi="宋体" w:eastAsia="宋体"/>
          <w:sz w:val="24"/>
          <w:szCs w:val="24"/>
        </w:rPr>
        <w:fldChar w:fldCharType="end"/>
      </w:r>
    </w:p>
    <w:p w14:paraId="048A876C">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_Toc32629 </w:instrText>
      </w:r>
      <w:r>
        <w:rPr>
          <w:rFonts w:ascii="宋体" w:hAnsi="宋体" w:eastAsia="宋体"/>
          <w:sz w:val="24"/>
          <w:szCs w:val="24"/>
        </w:rPr>
        <w:fldChar w:fldCharType="separate"/>
      </w:r>
      <w:r>
        <w:rPr>
          <w:rFonts w:ascii="宋体" w:hAnsi="宋体" w:eastAsia="宋体"/>
          <w:sz w:val="24"/>
        </w:rPr>
        <w:t xml:space="preserve">3.3 </w:t>
      </w:r>
      <w:r>
        <w:rPr>
          <w:rFonts w:hint="eastAsia" w:ascii="宋体" w:hAnsi="宋体" w:eastAsia="宋体"/>
          <w:sz w:val="24"/>
        </w:rPr>
        <w:t>基于YOLOv8的车辆检测算法</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_Toc32629 \h </w:instrText>
      </w:r>
      <w:r>
        <w:rPr>
          <w:rFonts w:ascii="宋体" w:hAnsi="宋体" w:eastAsia="宋体"/>
          <w:sz w:val="24"/>
        </w:rPr>
        <w:fldChar w:fldCharType="separate"/>
      </w:r>
      <w:r>
        <w:rPr>
          <w:rFonts w:ascii="宋体" w:hAnsi="宋体" w:eastAsia="宋体"/>
          <w:sz w:val="24"/>
        </w:rPr>
        <w:t>26</w:t>
      </w:r>
      <w:r>
        <w:rPr>
          <w:rFonts w:ascii="宋体" w:hAnsi="宋体" w:eastAsia="宋体"/>
          <w:sz w:val="24"/>
        </w:rPr>
        <w:fldChar w:fldCharType="end"/>
      </w:r>
      <w:r>
        <w:rPr>
          <w:rFonts w:ascii="宋体" w:hAnsi="宋体" w:eastAsia="宋体"/>
          <w:sz w:val="24"/>
          <w:szCs w:val="24"/>
        </w:rPr>
        <w:fldChar w:fldCharType="end"/>
      </w:r>
    </w:p>
    <w:p w14:paraId="2691B3B7">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_Toc32180 </w:instrText>
      </w:r>
      <w:r>
        <w:rPr>
          <w:rFonts w:ascii="宋体" w:hAnsi="宋体" w:eastAsia="宋体"/>
          <w:sz w:val="24"/>
          <w:szCs w:val="24"/>
        </w:rPr>
        <w:fldChar w:fldCharType="separate"/>
      </w:r>
      <w:r>
        <w:rPr>
          <w:rFonts w:ascii="宋体" w:hAnsi="宋体" w:eastAsia="宋体"/>
          <w:sz w:val="24"/>
        </w:rPr>
        <w:t>3.3.1 YOLOv8模型概述</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_Toc32180 \h </w:instrText>
      </w:r>
      <w:r>
        <w:rPr>
          <w:rFonts w:ascii="宋体" w:hAnsi="宋体" w:eastAsia="宋体"/>
          <w:sz w:val="24"/>
        </w:rPr>
        <w:fldChar w:fldCharType="separate"/>
      </w:r>
      <w:r>
        <w:rPr>
          <w:rFonts w:ascii="宋体" w:hAnsi="宋体" w:eastAsia="宋体"/>
          <w:sz w:val="24"/>
        </w:rPr>
        <w:t>26</w:t>
      </w:r>
      <w:r>
        <w:rPr>
          <w:rFonts w:ascii="宋体" w:hAnsi="宋体" w:eastAsia="宋体"/>
          <w:sz w:val="24"/>
        </w:rPr>
        <w:fldChar w:fldCharType="end"/>
      </w:r>
      <w:r>
        <w:rPr>
          <w:rFonts w:ascii="宋体" w:hAnsi="宋体" w:eastAsia="宋体"/>
          <w:sz w:val="24"/>
          <w:szCs w:val="24"/>
        </w:rPr>
        <w:fldChar w:fldCharType="end"/>
      </w:r>
    </w:p>
    <w:p w14:paraId="0D32B899">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_Toc27732 </w:instrText>
      </w:r>
      <w:r>
        <w:rPr>
          <w:rFonts w:ascii="宋体" w:hAnsi="宋体" w:eastAsia="宋体"/>
          <w:sz w:val="24"/>
          <w:szCs w:val="24"/>
        </w:rPr>
        <w:fldChar w:fldCharType="separate"/>
      </w:r>
      <w:r>
        <w:rPr>
          <w:rFonts w:ascii="宋体" w:hAnsi="宋体" w:eastAsia="宋体"/>
          <w:sz w:val="24"/>
        </w:rPr>
        <w:t>3.3.2 车辆检测器的实现</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_Toc27732 \h </w:instrText>
      </w:r>
      <w:r>
        <w:rPr>
          <w:rFonts w:ascii="宋体" w:hAnsi="宋体" w:eastAsia="宋体"/>
          <w:sz w:val="24"/>
        </w:rPr>
        <w:fldChar w:fldCharType="separate"/>
      </w:r>
      <w:r>
        <w:rPr>
          <w:rFonts w:ascii="宋体" w:hAnsi="宋体" w:eastAsia="宋体"/>
          <w:sz w:val="24"/>
        </w:rPr>
        <w:t>26</w:t>
      </w:r>
      <w:r>
        <w:rPr>
          <w:rFonts w:ascii="宋体" w:hAnsi="宋体" w:eastAsia="宋体"/>
          <w:sz w:val="24"/>
        </w:rPr>
        <w:fldChar w:fldCharType="end"/>
      </w:r>
      <w:r>
        <w:rPr>
          <w:rFonts w:ascii="宋体" w:hAnsi="宋体" w:eastAsia="宋体"/>
          <w:sz w:val="24"/>
          <w:szCs w:val="24"/>
        </w:rPr>
        <w:fldChar w:fldCharType="end"/>
      </w:r>
    </w:p>
    <w:p w14:paraId="353A9A09">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_Toc25613 </w:instrText>
      </w:r>
      <w:r>
        <w:rPr>
          <w:rFonts w:ascii="宋体" w:hAnsi="宋体" w:eastAsia="宋体"/>
          <w:sz w:val="24"/>
          <w:szCs w:val="24"/>
        </w:rPr>
        <w:fldChar w:fldCharType="separate"/>
      </w:r>
      <w:r>
        <w:rPr>
          <w:rFonts w:ascii="宋体" w:hAnsi="宋体" w:eastAsia="宋体"/>
          <w:sz w:val="24"/>
        </w:rPr>
        <w:t>3.3.3 模型规格与性能权衡</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_Toc25613 \h </w:instrText>
      </w:r>
      <w:r>
        <w:rPr>
          <w:rFonts w:ascii="宋体" w:hAnsi="宋体" w:eastAsia="宋体"/>
          <w:sz w:val="24"/>
        </w:rPr>
        <w:fldChar w:fldCharType="separate"/>
      </w:r>
      <w:r>
        <w:rPr>
          <w:rFonts w:ascii="宋体" w:hAnsi="宋体" w:eastAsia="宋体"/>
          <w:sz w:val="24"/>
        </w:rPr>
        <w:t>28</w:t>
      </w:r>
      <w:r>
        <w:rPr>
          <w:rFonts w:ascii="宋体" w:hAnsi="宋体" w:eastAsia="宋体"/>
          <w:sz w:val="24"/>
        </w:rPr>
        <w:fldChar w:fldCharType="end"/>
      </w:r>
      <w:r>
        <w:rPr>
          <w:rFonts w:ascii="宋体" w:hAnsi="宋体" w:eastAsia="宋体"/>
          <w:sz w:val="24"/>
          <w:szCs w:val="24"/>
        </w:rPr>
        <w:fldChar w:fldCharType="end"/>
      </w:r>
    </w:p>
    <w:p w14:paraId="187E8D3C">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_Toc29440 </w:instrText>
      </w:r>
      <w:r>
        <w:rPr>
          <w:rFonts w:ascii="宋体" w:hAnsi="宋体" w:eastAsia="宋体"/>
          <w:sz w:val="24"/>
          <w:szCs w:val="24"/>
        </w:rPr>
        <w:fldChar w:fldCharType="separate"/>
      </w:r>
      <w:r>
        <w:rPr>
          <w:rFonts w:ascii="宋体" w:hAnsi="宋体" w:eastAsia="宋体"/>
          <w:sz w:val="24"/>
        </w:rPr>
        <w:t>3.4 ONNX Runtime推理优化</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_Toc29440 \h </w:instrText>
      </w:r>
      <w:r>
        <w:rPr>
          <w:rFonts w:ascii="宋体" w:hAnsi="宋体" w:eastAsia="宋体"/>
          <w:sz w:val="24"/>
        </w:rPr>
        <w:fldChar w:fldCharType="separate"/>
      </w:r>
      <w:r>
        <w:rPr>
          <w:rFonts w:ascii="宋体" w:hAnsi="宋体" w:eastAsia="宋体"/>
          <w:sz w:val="24"/>
        </w:rPr>
        <w:t>29</w:t>
      </w:r>
      <w:r>
        <w:rPr>
          <w:rFonts w:ascii="宋体" w:hAnsi="宋体" w:eastAsia="宋体"/>
          <w:sz w:val="24"/>
        </w:rPr>
        <w:fldChar w:fldCharType="end"/>
      </w:r>
      <w:r>
        <w:rPr>
          <w:rFonts w:ascii="宋体" w:hAnsi="宋体" w:eastAsia="宋体"/>
          <w:sz w:val="24"/>
          <w:szCs w:val="24"/>
        </w:rPr>
        <w:fldChar w:fldCharType="end"/>
      </w:r>
    </w:p>
    <w:p w14:paraId="141D76B7">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_Toc24831 </w:instrText>
      </w:r>
      <w:r>
        <w:rPr>
          <w:rFonts w:ascii="宋体" w:hAnsi="宋体" w:eastAsia="宋体"/>
          <w:sz w:val="24"/>
          <w:szCs w:val="24"/>
        </w:rPr>
        <w:fldChar w:fldCharType="separate"/>
      </w:r>
      <w:r>
        <w:rPr>
          <w:rFonts w:hint="eastAsia" w:ascii="宋体" w:hAnsi="宋体" w:eastAsia="宋体"/>
          <w:sz w:val="24"/>
        </w:rPr>
        <w:t>3.4.1 推理优化方案</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_Toc24831 \h </w:instrText>
      </w:r>
      <w:r>
        <w:rPr>
          <w:rFonts w:ascii="宋体" w:hAnsi="宋体" w:eastAsia="宋体"/>
          <w:sz w:val="24"/>
        </w:rPr>
        <w:fldChar w:fldCharType="separate"/>
      </w:r>
      <w:r>
        <w:rPr>
          <w:rFonts w:ascii="宋体" w:hAnsi="宋体" w:eastAsia="宋体"/>
          <w:sz w:val="24"/>
        </w:rPr>
        <w:t>29</w:t>
      </w:r>
      <w:r>
        <w:rPr>
          <w:rFonts w:ascii="宋体" w:hAnsi="宋体" w:eastAsia="宋体"/>
          <w:sz w:val="24"/>
        </w:rPr>
        <w:fldChar w:fldCharType="end"/>
      </w:r>
      <w:r>
        <w:rPr>
          <w:rFonts w:ascii="宋体" w:hAnsi="宋体" w:eastAsia="宋体"/>
          <w:sz w:val="24"/>
          <w:szCs w:val="24"/>
        </w:rPr>
        <w:fldChar w:fldCharType="end"/>
      </w:r>
    </w:p>
    <w:p w14:paraId="7103853F">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_Toc3820 </w:instrText>
      </w:r>
      <w:r>
        <w:rPr>
          <w:rFonts w:ascii="宋体" w:hAnsi="宋体" w:eastAsia="宋体"/>
          <w:sz w:val="24"/>
          <w:szCs w:val="24"/>
        </w:rPr>
        <w:fldChar w:fldCharType="separate"/>
      </w:r>
      <w:r>
        <w:rPr>
          <w:rFonts w:hint="eastAsia" w:ascii="宋体" w:hAnsi="宋体" w:eastAsia="宋体"/>
          <w:sz w:val="24"/>
        </w:rPr>
        <w:t>3.4.2 多模型管理方案</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_Toc3820 \h </w:instrText>
      </w:r>
      <w:r>
        <w:rPr>
          <w:rFonts w:ascii="宋体" w:hAnsi="宋体" w:eastAsia="宋体"/>
          <w:sz w:val="24"/>
        </w:rPr>
        <w:fldChar w:fldCharType="separate"/>
      </w:r>
      <w:r>
        <w:rPr>
          <w:rFonts w:ascii="宋体" w:hAnsi="宋体" w:eastAsia="宋体"/>
          <w:sz w:val="24"/>
        </w:rPr>
        <w:t>29</w:t>
      </w:r>
      <w:r>
        <w:rPr>
          <w:rFonts w:ascii="宋体" w:hAnsi="宋体" w:eastAsia="宋体"/>
          <w:sz w:val="24"/>
        </w:rPr>
        <w:fldChar w:fldCharType="end"/>
      </w:r>
      <w:r>
        <w:rPr>
          <w:rFonts w:ascii="宋体" w:hAnsi="宋体" w:eastAsia="宋体"/>
          <w:sz w:val="24"/>
          <w:szCs w:val="24"/>
        </w:rPr>
        <w:fldChar w:fldCharType="end"/>
      </w:r>
    </w:p>
    <w:p w14:paraId="72D5E00F">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_Toc1049 </w:instrText>
      </w:r>
      <w:r>
        <w:rPr>
          <w:rFonts w:ascii="宋体" w:hAnsi="宋体" w:eastAsia="宋体"/>
          <w:sz w:val="24"/>
          <w:szCs w:val="24"/>
        </w:rPr>
        <w:fldChar w:fldCharType="separate"/>
      </w:r>
      <w:r>
        <w:rPr>
          <w:rFonts w:hint="eastAsia" w:ascii="宋体" w:hAnsi="宋体" w:eastAsia="宋体"/>
          <w:sz w:val="24"/>
        </w:rPr>
        <w:t>3.4.3 Zero-DCE低光照增强的ONNX实现</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_Toc1049 \h </w:instrText>
      </w:r>
      <w:r>
        <w:rPr>
          <w:rFonts w:ascii="宋体" w:hAnsi="宋体" w:eastAsia="宋体"/>
          <w:sz w:val="24"/>
        </w:rPr>
        <w:fldChar w:fldCharType="separate"/>
      </w:r>
      <w:r>
        <w:rPr>
          <w:rFonts w:ascii="宋体" w:hAnsi="宋体" w:eastAsia="宋体"/>
          <w:sz w:val="24"/>
        </w:rPr>
        <w:t>30</w:t>
      </w:r>
      <w:r>
        <w:rPr>
          <w:rFonts w:ascii="宋体" w:hAnsi="宋体" w:eastAsia="宋体"/>
          <w:sz w:val="24"/>
        </w:rPr>
        <w:fldChar w:fldCharType="end"/>
      </w:r>
      <w:r>
        <w:rPr>
          <w:rFonts w:ascii="宋体" w:hAnsi="宋体" w:eastAsia="宋体"/>
          <w:sz w:val="24"/>
          <w:szCs w:val="24"/>
        </w:rPr>
        <w:fldChar w:fldCharType="end"/>
      </w:r>
    </w:p>
    <w:p w14:paraId="3819821B">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_Toc13226 </w:instrText>
      </w:r>
      <w:r>
        <w:rPr>
          <w:rFonts w:ascii="宋体" w:hAnsi="宋体" w:eastAsia="宋体"/>
          <w:sz w:val="24"/>
          <w:szCs w:val="24"/>
        </w:rPr>
        <w:fldChar w:fldCharType="separate"/>
      </w:r>
      <w:r>
        <w:rPr>
          <w:rFonts w:hint="eastAsia" w:ascii="宋体" w:hAnsi="宋体" w:eastAsia="宋体"/>
          <w:sz w:val="24"/>
        </w:rPr>
        <w:t>3.5 性能评测系统</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_Toc13226 \h </w:instrText>
      </w:r>
      <w:r>
        <w:rPr>
          <w:rFonts w:ascii="宋体" w:hAnsi="宋体" w:eastAsia="宋体"/>
          <w:sz w:val="24"/>
        </w:rPr>
        <w:fldChar w:fldCharType="separate"/>
      </w:r>
      <w:r>
        <w:rPr>
          <w:rFonts w:ascii="宋体" w:hAnsi="宋体" w:eastAsia="宋体"/>
          <w:sz w:val="24"/>
        </w:rPr>
        <w:t>31</w:t>
      </w:r>
      <w:r>
        <w:rPr>
          <w:rFonts w:ascii="宋体" w:hAnsi="宋体" w:eastAsia="宋体"/>
          <w:sz w:val="24"/>
        </w:rPr>
        <w:fldChar w:fldCharType="end"/>
      </w:r>
      <w:r>
        <w:rPr>
          <w:rFonts w:ascii="宋体" w:hAnsi="宋体" w:eastAsia="宋体"/>
          <w:sz w:val="24"/>
          <w:szCs w:val="24"/>
        </w:rPr>
        <w:fldChar w:fldCharType="end"/>
      </w:r>
    </w:p>
    <w:p w14:paraId="5781F12F">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_Toc5083 </w:instrText>
      </w:r>
      <w:r>
        <w:rPr>
          <w:rFonts w:ascii="宋体" w:hAnsi="宋体" w:eastAsia="宋体"/>
          <w:sz w:val="24"/>
          <w:szCs w:val="24"/>
        </w:rPr>
        <w:fldChar w:fldCharType="separate"/>
      </w:r>
      <w:r>
        <w:rPr>
          <w:rFonts w:hint="eastAsia" w:ascii="宋体" w:hAnsi="宋体" w:eastAsia="宋体"/>
          <w:sz w:val="24"/>
        </w:rPr>
        <w:t>3.5.1 评估指标体系</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_Toc5083 \h </w:instrText>
      </w:r>
      <w:r>
        <w:rPr>
          <w:rFonts w:ascii="宋体" w:hAnsi="宋体" w:eastAsia="宋体"/>
          <w:sz w:val="24"/>
        </w:rPr>
        <w:fldChar w:fldCharType="separate"/>
      </w:r>
      <w:r>
        <w:rPr>
          <w:rFonts w:ascii="宋体" w:hAnsi="宋体" w:eastAsia="宋体"/>
          <w:sz w:val="24"/>
        </w:rPr>
        <w:t>31</w:t>
      </w:r>
      <w:r>
        <w:rPr>
          <w:rFonts w:ascii="宋体" w:hAnsi="宋体" w:eastAsia="宋体"/>
          <w:sz w:val="24"/>
        </w:rPr>
        <w:fldChar w:fldCharType="end"/>
      </w:r>
      <w:r>
        <w:rPr>
          <w:rFonts w:ascii="宋体" w:hAnsi="宋体" w:eastAsia="宋体"/>
          <w:sz w:val="24"/>
          <w:szCs w:val="24"/>
        </w:rPr>
        <w:fldChar w:fldCharType="end"/>
      </w:r>
    </w:p>
    <w:p w14:paraId="2CFD2D49">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_Toc4618 </w:instrText>
      </w:r>
      <w:r>
        <w:rPr>
          <w:rFonts w:ascii="宋体" w:hAnsi="宋体" w:eastAsia="宋体"/>
          <w:sz w:val="24"/>
          <w:szCs w:val="24"/>
        </w:rPr>
        <w:fldChar w:fldCharType="separate"/>
      </w:r>
      <w:r>
        <w:rPr>
          <w:rFonts w:hint="eastAsia" w:ascii="宋体" w:hAnsi="宋体" w:eastAsia="宋体"/>
          <w:sz w:val="24"/>
        </w:rPr>
        <w:t>3.5.2 评测指标实现</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_Toc4618 \h </w:instrText>
      </w:r>
      <w:r>
        <w:rPr>
          <w:rFonts w:ascii="宋体" w:hAnsi="宋体" w:eastAsia="宋体"/>
          <w:sz w:val="24"/>
        </w:rPr>
        <w:fldChar w:fldCharType="separate"/>
      </w:r>
      <w:r>
        <w:rPr>
          <w:rFonts w:ascii="宋体" w:hAnsi="宋体" w:eastAsia="宋体"/>
          <w:sz w:val="24"/>
        </w:rPr>
        <w:t>32</w:t>
      </w:r>
      <w:r>
        <w:rPr>
          <w:rFonts w:ascii="宋体" w:hAnsi="宋体" w:eastAsia="宋体"/>
          <w:sz w:val="24"/>
        </w:rPr>
        <w:fldChar w:fldCharType="end"/>
      </w:r>
      <w:r>
        <w:rPr>
          <w:rFonts w:ascii="宋体" w:hAnsi="宋体" w:eastAsia="宋体"/>
          <w:sz w:val="24"/>
          <w:szCs w:val="24"/>
        </w:rPr>
        <w:fldChar w:fldCharType="end"/>
      </w:r>
    </w:p>
    <w:p w14:paraId="0F09565D">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_Toc14563 </w:instrText>
      </w:r>
      <w:r>
        <w:rPr>
          <w:rFonts w:ascii="宋体" w:hAnsi="宋体" w:eastAsia="宋体"/>
          <w:sz w:val="24"/>
          <w:szCs w:val="24"/>
        </w:rPr>
        <w:fldChar w:fldCharType="separate"/>
      </w:r>
      <w:r>
        <w:rPr>
          <w:rFonts w:hint="eastAsia" w:ascii="宋体" w:hAnsi="宋体" w:eastAsia="宋体"/>
          <w:sz w:val="24"/>
        </w:rPr>
        <w:t>3.5.3 评测流程设计</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_Toc14563 \h </w:instrText>
      </w:r>
      <w:r>
        <w:rPr>
          <w:rFonts w:ascii="宋体" w:hAnsi="宋体" w:eastAsia="宋体"/>
          <w:sz w:val="24"/>
        </w:rPr>
        <w:fldChar w:fldCharType="separate"/>
      </w:r>
      <w:r>
        <w:rPr>
          <w:rFonts w:ascii="宋体" w:hAnsi="宋体" w:eastAsia="宋体"/>
          <w:sz w:val="24"/>
        </w:rPr>
        <w:t>35</w:t>
      </w:r>
      <w:r>
        <w:rPr>
          <w:rFonts w:ascii="宋体" w:hAnsi="宋体" w:eastAsia="宋体"/>
          <w:sz w:val="24"/>
        </w:rPr>
        <w:fldChar w:fldCharType="end"/>
      </w:r>
      <w:r>
        <w:rPr>
          <w:rFonts w:ascii="宋体" w:hAnsi="宋体" w:eastAsia="宋体"/>
          <w:sz w:val="24"/>
          <w:szCs w:val="24"/>
        </w:rPr>
        <w:fldChar w:fldCharType="end"/>
      </w:r>
    </w:p>
    <w:p w14:paraId="2EC058A4">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_Toc10010 </w:instrText>
      </w:r>
      <w:r>
        <w:rPr>
          <w:rFonts w:ascii="宋体" w:hAnsi="宋体" w:eastAsia="宋体"/>
          <w:sz w:val="24"/>
          <w:szCs w:val="24"/>
        </w:rPr>
        <w:fldChar w:fldCharType="separate"/>
      </w:r>
      <w:r>
        <w:rPr>
          <w:rFonts w:ascii="宋体" w:hAnsi="宋体" w:eastAsia="宋体"/>
          <w:sz w:val="24"/>
        </w:rPr>
        <w:t>4 系统设计与实现</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_Toc10010 \h </w:instrText>
      </w:r>
      <w:r>
        <w:rPr>
          <w:rFonts w:ascii="宋体" w:hAnsi="宋体" w:eastAsia="宋体"/>
          <w:sz w:val="24"/>
        </w:rPr>
        <w:fldChar w:fldCharType="separate"/>
      </w:r>
      <w:r>
        <w:rPr>
          <w:rFonts w:ascii="宋体" w:hAnsi="宋体" w:eastAsia="宋体"/>
          <w:sz w:val="24"/>
        </w:rPr>
        <w:t>37</w:t>
      </w:r>
      <w:r>
        <w:rPr>
          <w:rFonts w:ascii="宋体" w:hAnsi="宋体" w:eastAsia="宋体"/>
          <w:sz w:val="24"/>
        </w:rPr>
        <w:fldChar w:fldCharType="end"/>
      </w:r>
      <w:r>
        <w:rPr>
          <w:rFonts w:ascii="宋体" w:hAnsi="宋体" w:eastAsia="宋体"/>
          <w:sz w:val="24"/>
          <w:szCs w:val="24"/>
        </w:rPr>
        <w:fldChar w:fldCharType="end"/>
      </w:r>
    </w:p>
    <w:p w14:paraId="1F46E265">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_Toc8034 </w:instrText>
      </w:r>
      <w:r>
        <w:rPr>
          <w:rFonts w:ascii="宋体" w:hAnsi="宋体" w:eastAsia="宋体"/>
          <w:sz w:val="24"/>
          <w:szCs w:val="24"/>
        </w:rPr>
        <w:fldChar w:fldCharType="separate"/>
      </w:r>
      <w:r>
        <w:rPr>
          <w:rFonts w:ascii="宋体" w:hAnsi="宋体" w:eastAsia="宋体"/>
          <w:sz w:val="24"/>
        </w:rPr>
        <w:t>4.1 系统总体架构</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_Toc8034 \h </w:instrText>
      </w:r>
      <w:r>
        <w:rPr>
          <w:rFonts w:ascii="宋体" w:hAnsi="宋体" w:eastAsia="宋体"/>
          <w:sz w:val="24"/>
        </w:rPr>
        <w:fldChar w:fldCharType="separate"/>
      </w:r>
      <w:r>
        <w:rPr>
          <w:rFonts w:ascii="宋体" w:hAnsi="宋体" w:eastAsia="宋体"/>
          <w:sz w:val="24"/>
        </w:rPr>
        <w:t>37</w:t>
      </w:r>
      <w:r>
        <w:rPr>
          <w:rFonts w:ascii="宋体" w:hAnsi="宋体" w:eastAsia="宋体"/>
          <w:sz w:val="24"/>
        </w:rPr>
        <w:fldChar w:fldCharType="end"/>
      </w:r>
      <w:r>
        <w:rPr>
          <w:rFonts w:ascii="宋体" w:hAnsi="宋体" w:eastAsia="宋体"/>
          <w:sz w:val="24"/>
          <w:szCs w:val="24"/>
        </w:rPr>
        <w:fldChar w:fldCharType="end"/>
      </w:r>
    </w:p>
    <w:p w14:paraId="0B585E09">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_Toc27698 </w:instrText>
      </w:r>
      <w:r>
        <w:rPr>
          <w:rFonts w:ascii="宋体" w:hAnsi="宋体" w:eastAsia="宋体"/>
          <w:sz w:val="24"/>
          <w:szCs w:val="24"/>
        </w:rPr>
        <w:fldChar w:fldCharType="separate"/>
      </w:r>
      <w:r>
        <w:rPr>
          <w:rFonts w:ascii="宋体" w:hAnsi="宋体" w:eastAsia="宋体"/>
          <w:sz w:val="24"/>
        </w:rPr>
        <w:t>4.2 前端设计与实现</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_Toc27698 \h </w:instrText>
      </w:r>
      <w:r>
        <w:rPr>
          <w:rFonts w:ascii="宋体" w:hAnsi="宋体" w:eastAsia="宋体"/>
          <w:sz w:val="24"/>
        </w:rPr>
        <w:fldChar w:fldCharType="separate"/>
      </w:r>
      <w:r>
        <w:rPr>
          <w:rFonts w:ascii="宋体" w:hAnsi="宋体" w:eastAsia="宋体"/>
          <w:sz w:val="24"/>
        </w:rPr>
        <w:t>37</w:t>
      </w:r>
      <w:r>
        <w:rPr>
          <w:rFonts w:ascii="宋体" w:hAnsi="宋体" w:eastAsia="宋体"/>
          <w:sz w:val="24"/>
        </w:rPr>
        <w:fldChar w:fldCharType="end"/>
      </w:r>
      <w:r>
        <w:rPr>
          <w:rFonts w:ascii="宋体" w:hAnsi="宋体" w:eastAsia="宋体"/>
          <w:sz w:val="24"/>
          <w:szCs w:val="24"/>
        </w:rPr>
        <w:fldChar w:fldCharType="end"/>
      </w:r>
    </w:p>
    <w:p w14:paraId="16DE178B">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_Toc10615 </w:instrText>
      </w:r>
      <w:r>
        <w:rPr>
          <w:rFonts w:ascii="宋体" w:hAnsi="宋体" w:eastAsia="宋体"/>
          <w:sz w:val="24"/>
          <w:szCs w:val="24"/>
        </w:rPr>
        <w:fldChar w:fldCharType="separate"/>
      </w:r>
      <w:r>
        <w:rPr>
          <w:rFonts w:ascii="宋体" w:hAnsi="宋体" w:eastAsia="宋体"/>
          <w:sz w:val="24"/>
        </w:rPr>
        <w:t>4.2.1 页面结构设计</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_Toc10615 \h </w:instrText>
      </w:r>
      <w:r>
        <w:rPr>
          <w:rFonts w:ascii="宋体" w:hAnsi="宋体" w:eastAsia="宋体"/>
          <w:sz w:val="24"/>
        </w:rPr>
        <w:fldChar w:fldCharType="separate"/>
      </w:r>
      <w:r>
        <w:rPr>
          <w:rFonts w:ascii="宋体" w:hAnsi="宋体" w:eastAsia="宋体"/>
          <w:sz w:val="24"/>
        </w:rPr>
        <w:t>37</w:t>
      </w:r>
      <w:r>
        <w:rPr>
          <w:rFonts w:ascii="宋体" w:hAnsi="宋体" w:eastAsia="宋体"/>
          <w:sz w:val="24"/>
        </w:rPr>
        <w:fldChar w:fldCharType="end"/>
      </w:r>
      <w:r>
        <w:rPr>
          <w:rFonts w:ascii="宋体" w:hAnsi="宋体" w:eastAsia="宋体"/>
          <w:sz w:val="24"/>
          <w:szCs w:val="24"/>
        </w:rPr>
        <w:fldChar w:fldCharType="end"/>
      </w:r>
    </w:p>
    <w:p w14:paraId="5D3EB142">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_Toc30844 </w:instrText>
      </w:r>
      <w:r>
        <w:rPr>
          <w:rFonts w:ascii="宋体" w:hAnsi="宋体" w:eastAsia="宋体"/>
          <w:sz w:val="24"/>
          <w:szCs w:val="24"/>
        </w:rPr>
        <w:fldChar w:fldCharType="separate"/>
      </w:r>
      <w:r>
        <w:rPr>
          <w:rFonts w:ascii="宋体" w:hAnsi="宋体" w:eastAsia="宋体"/>
          <w:sz w:val="24"/>
        </w:rPr>
        <w:t>4.2.2 图片识别模块</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_Toc30844 \h </w:instrText>
      </w:r>
      <w:r>
        <w:rPr>
          <w:rFonts w:ascii="宋体" w:hAnsi="宋体" w:eastAsia="宋体"/>
          <w:sz w:val="24"/>
        </w:rPr>
        <w:fldChar w:fldCharType="separate"/>
      </w:r>
      <w:r>
        <w:rPr>
          <w:rFonts w:ascii="宋体" w:hAnsi="宋体" w:eastAsia="宋体"/>
          <w:sz w:val="24"/>
        </w:rPr>
        <w:t>38</w:t>
      </w:r>
      <w:r>
        <w:rPr>
          <w:rFonts w:ascii="宋体" w:hAnsi="宋体" w:eastAsia="宋体"/>
          <w:sz w:val="24"/>
        </w:rPr>
        <w:fldChar w:fldCharType="end"/>
      </w:r>
      <w:r>
        <w:rPr>
          <w:rFonts w:ascii="宋体" w:hAnsi="宋体" w:eastAsia="宋体"/>
          <w:sz w:val="24"/>
          <w:szCs w:val="24"/>
        </w:rPr>
        <w:fldChar w:fldCharType="end"/>
      </w:r>
    </w:p>
    <w:p w14:paraId="220F2429">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_Toc24862 </w:instrText>
      </w:r>
      <w:r>
        <w:rPr>
          <w:rFonts w:ascii="宋体" w:hAnsi="宋体" w:eastAsia="宋体"/>
          <w:sz w:val="24"/>
          <w:szCs w:val="24"/>
        </w:rPr>
        <w:fldChar w:fldCharType="separate"/>
      </w:r>
      <w:r>
        <w:rPr>
          <w:rFonts w:ascii="宋体" w:hAnsi="宋体" w:eastAsia="宋体"/>
          <w:sz w:val="24"/>
        </w:rPr>
        <w:t>4.2.3 视频识别模块</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_Toc24862 \h </w:instrText>
      </w:r>
      <w:r>
        <w:rPr>
          <w:rFonts w:ascii="宋体" w:hAnsi="宋体" w:eastAsia="宋体"/>
          <w:sz w:val="24"/>
        </w:rPr>
        <w:fldChar w:fldCharType="separate"/>
      </w:r>
      <w:r>
        <w:rPr>
          <w:rFonts w:ascii="宋体" w:hAnsi="宋体" w:eastAsia="宋体"/>
          <w:sz w:val="24"/>
        </w:rPr>
        <w:t>39</w:t>
      </w:r>
      <w:r>
        <w:rPr>
          <w:rFonts w:ascii="宋体" w:hAnsi="宋体" w:eastAsia="宋体"/>
          <w:sz w:val="24"/>
        </w:rPr>
        <w:fldChar w:fldCharType="end"/>
      </w:r>
      <w:r>
        <w:rPr>
          <w:rFonts w:ascii="宋体" w:hAnsi="宋体" w:eastAsia="宋体"/>
          <w:sz w:val="24"/>
          <w:szCs w:val="24"/>
        </w:rPr>
        <w:fldChar w:fldCharType="end"/>
      </w:r>
    </w:p>
    <w:p w14:paraId="23514CD7">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_Toc10131 </w:instrText>
      </w:r>
      <w:r>
        <w:rPr>
          <w:rFonts w:ascii="宋体" w:hAnsi="宋体" w:eastAsia="宋体"/>
          <w:sz w:val="24"/>
          <w:szCs w:val="24"/>
        </w:rPr>
        <w:fldChar w:fldCharType="separate"/>
      </w:r>
      <w:r>
        <w:rPr>
          <w:rFonts w:ascii="宋体" w:hAnsi="宋体" w:eastAsia="宋体"/>
          <w:sz w:val="24"/>
        </w:rPr>
        <w:t>4.2.4 摄像头实时识别模块</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_Toc10131 \h </w:instrText>
      </w:r>
      <w:r>
        <w:rPr>
          <w:rFonts w:ascii="宋体" w:hAnsi="宋体" w:eastAsia="宋体"/>
          <w:sz w:val="24"/>
        </w:rPr>
        <w:fldChar w:fldCharType="separate"/>
      </w:r>
      <w:r>
        <w:rPr>
          <w:rFonts w:ascii="宋体" w:hAnsi="宋体" w:eastAsia="宋体"/>
          <w:sz w:val="24"/>
        </w:rPr>
        <w:t>40</w:t>
      </w:r>
      <w:r>
        <w:rPr>
          <w:rFonts w:ascii="宋体" w:hAnsi="宋体" w:eastAsia="宋体"/>
          <w:sz w:val="24"/>
        </w:rPr>
        <w:fldChar w:fldCharType="end"/>
      </w:r>
      <w:r>
        <w:rPr>
          <w:rFonts w:ascii="宋体" w:hAnsi="宋体" w:eastAsia="宋体"/>
          <w:sz w:val="24"/>
          <w:szCs w:val="24"/>
        </w:rPr>
        <w:fldChar w:fldCharType="end"/>
      </w:r>
    </w:p>
    <w:p w14:paraId="1D5FA330">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_Toc3795 </w:instrText>
      </w:r>
      <w:r>
        <w:rPr>
          <w:rFonts w:ascii="宋体" w:hAnsi="宋体" w:eastAsia="宋体"/>
          <w:sz w:val="24"/>
          <w:szCs w:val="24"/>
        </w:rPr>
        <w:fldChar w:fldCharType="separate"/>
      </w:r>
      <w:r>
        <w:rPr>
          <w:rFonts w:ascii="宋体" w:hAnsi="宋体" w:eastAsia="宋体"/>
          <w:sz w:val="24"/>
        </w:rPr>
        <w:t>4.2.5 历史记录模块</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_Toc3795 \h </w:instrText>
      </w:r>
      <w:r>
        <w:rPr>
          <w:rFonts w:ascii="宋体" w:hAnsi="宋体" w:eastAsia="宋体"/>
          <w:sz w:val="24"/>
        </w:rPr>
        <w:fldChar w:fldCharType="separate"/>
      </w:r>
      <w:r>
        <w:rPr>
          <w:rFonts w:ascii="宋体" w:hAnsi="宋体" w:eastAsia="宋体"/>
          <w:sz w:val="24"/>
        </w:rPr>
        <w:t>41</w:t>
      </w:r>
      <w:r>
        <w:rPr>
          <w:rFonts w:ascii="宋体" w:hAnsi="宋体" w:eastAsia="宋体"/>
          <w:sz w:val="24"/>
        </w:rPr>
        <w:fldChar w:fldCharType="end"/>
      </w:r>
      <w:r>
        <w:rPr>
          <w:rFonts w:ascii="宋体" w:hAnsi="宋体" w:eastAsia="宋体"/>
          <w:sz w:val="24"/>
          <w:szCs w:val="24"/>
        </w:rPr>
        <w:fldChar w:fldCharType="end"/>
      </w:r>
    </w:p>
    <w:p w14:paraId="5495C314">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_Toc13863 </w:instrText>
      </w:r>
      <w:r>
        <w:rPr>
          <w:rFonts w:ascii="宋体" w:hAnsi="宋体" w:eastAsia="宋体"/>
          <w:sz w:val="24"/>
          <w:szCs w:val="24"/>
        </w:rPr>
        <w:fldChar w:fldCharType="separate"/>
      </w:r>
      <w:r>
        <w:rPr>
          <w:rFonts w:ascii="宋体" w:hAnsi="宋体" w:eastAsia="宋体"/>
          <w:sz w:val="24"/>
        </w:rPr>
        <w:t>4.2.6 测试结果分析页面</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_Toc13863 \h </w:instrText>
      </w:r>
      <w:r>
        <w:rPr>
          <w:rFonts w:ascii="宋体" w:hAnsi="宋体" w:eastAsia="宋体"/>
          <w:sz w:val="24"/>
        </w:rPr>
        <w:fldChar w:fldCharType="separate"/>
      </w:r>
      <w:r>
        <w:rPr>
          <w:rFonts w:ascii="宋体" w:hAnsi="宋体" w:eastAsia="宋体"/>
          <w:sz w:val="24"/>
        </w:rPr>
        <w:t>42</w:t>
      </w:r>
      <w:r>
        <w:rPr>
          <w:rFonts w:ascii="宋体" w:hAnsi="宋体" w:eastAsia="宋体"/>
          <w:sz w:val="24"/>
        </w:rPr>
        <w:fldChar w:fldCharType="end"/>
      </w:r>
      <w:r>
        <w:rPr>
          <w:rFonts w:ascii="宋体" w:hAnsi="宋体" w:eastAsia="宋体"/>
          <w:sz w:val="24"/>
          <w:szCs w:val="24"/>
        </w:rPr>
        <w:fldChar w:fldCharType="end"/>
      </w:r>
    </w:p>
    <w:p w14:paraId="24F8FAC8">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_Toc16926 </w:instrText>
      </w:r>
      <w:r>
        <w:rPr>
          <w:rFonts w:ascii="宋体" w:hAnsi="宋体" w:eastAsia="宋体"/>
          <w:sz w:val="24"/>
          <w:szCs w:val="24"/>
        </w:rPr>
        <w:fldChar w:fldCharType="separate"/>
      </w:r>
      <w:r>
        <w:rPr>
          <w:rFonts w:ascii="宋体" w:hAnsi="宋体" w:eastAsia="宋体"/>
          <w:sz w:val="24"/>
        </w:rPr>
        <w:t>4.3 后端路由设计与实现</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_Toc16926 \h </w:instrText>
      </w:r>
      <w:r>
        <w:rPr>
          <w:rFonts w:ascii="宋体" w:hAnsi="宋体" w:eastAsia="宋体"/>
          <w:sz w:val="24"/>
        </w:rPr>
        <w:fldChar w:fldCharType="separate"/>
      </w:r>
      <w:r>
        <w:rPr>
          <w:rFonts w:ascii="宋体" w:hAnsi="宋体" w:eastAsia="宋体"/>
          <w:sz w:val="24"/>
        </w:rPr>
        <w:t>43</w:t>
      </w:r>
      <w:r>
        <w:rPr>
          <w:rFonts w:ascii="宋体" w:hAnsi="宋体" w:eastAsia="宋体"/>
          <w:sz w:val="24"/>
        </w:rPr>
        <w:fldChar w:fldCharType="end"/>
      </w:r>
      <w:r>
        <w:rPr>
          <w:rFonts w:ascii="宋体" w:hAnsi="宋体" w:eastAsia="宋体"/>
          <w:sz w:val="24"/>
          <w:szCs w:val="24"/>
        </w:rPr>
        <w:fldChar w:fldCharType="end"/>
      </w:r>
    </w:p>
    <w:p w14:paraId="6ED6E59D">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_Toc3282 </w:instrText>
      </w:r>
      <w:r>
        <w:rPr>
          <w:rFonts w:ascii="宋体" w:hAnsi="宋体" w:eastAsia="宋体"/>
          <w:sz w:val="24"/>
          <w:szCs w:val="24"/>
        </w:rPr>
        <w:fldChar w:fldCharType="separate"/>
      </w:r>
      <w:r>
        <w:rPr>
          <w:rFonts w:ascii="宋体" w:hAnsi="宋体" w:eastAsia="宋体"/>
          <w:sz w:val="24"/>
        </w:rPr>
        <w:t>4.3.1 图像处理路由</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_Toc3282 \h </w:instrText>
      </w:r>
      <w:r>
        <w:rPr>
          <w:rFonts w:ascii="宋体" w:hAnsi="宋体" w:eastAsia="宋体"/>
          <w:sz w:val="24"/>
        </w:rPr>
        <w:fldChar w:fldCharType="separate"/>
      </w:r>
      <w:r>
        <w:rPr>
          <w:rFonts w:ascii="宋体" w:hAnsi="宋体" w:eastAsia="宋体"/>
          <w:sz w:val="24"/>
        </w:rPr>
        <w:t>45</w:t>
      </w:r>
      <w:r>
        <w:rPr>
          <w:rFonts w:ascii="宋体" w:hAnsi="宋体" w:eastAsia="宋体"/>
          <w:sz w:val="24"/>
        </w:rPr>
        <w:fldChar w:fldCharType="end"/>
      </w:r>
      <w:r>
        <w:rPr>
          <w:rFonts w:ascii="宋体" w:hAnsi="宋体" w:eastAsia="宋体"/>
          <w:sz w:val="24"/>
          <w:szCs w:val="24"/>
        </w:rPr>
        <w:fldChar w:fldCharType="end"/>
      </w:r>
    </w:p>
    <w:p w14:paraId="5AE5A9A8">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_Toc17308 </w:instrText>
      </w:r>
      <w:r>
        <w:rPr>
          <w:rFonts w:ascii="宋体" w:hAnsi="宋体" w:eastAsia="宋体"/>
          <w:sz w:val="24"/>
          <w:szCs w:val="24"/>
        </w:rPr>
        <w:fldChar w:fldCharType="separate"/>
      </w:r>
      <w:r>
        <w:rPr>
          <w:rFonts w:ascii="宋体" w:hAnsi="宋体" w:eastAsia="宋体"/>
          <w:sz w:val="24"/>
        </w:rPr>
        <w:t>4.3.2 视频处理路由</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_Toc17308 \h </w:instrText>
      </w:r>
      <w:r>
        <w:rPr>
          <w:rFonts w:ascii="宋体" w:hAnsi="宋体" w:eastAsia="宋体"/>
          <w:sz w:val="24"/>
        </w:rPr>
        <w:fldChar w:fldCharType="separate"/>
      </w:r>
      <w:r>
        <w:rPr>
          <w:rFonts w:ascii="宋体" w:hAnsi="宋体" w:eastAsia="宋体"/>
          <w:sz w:val="24"/>
        </w:rPr>
        <w:t>45</w:t>
      </w:r>
      <w:r>
        <w:rPr>
          <w:rFonts w:ascii="宋体" w:hAnsi="宋体" w:eastAsia="宋体"/>
          <w:sz w:val="24"/>
        </w:rPr>
        <w:fldChar w:fldCharType="end"/>
      </w:r>
      <w:r>
        <w:rPr>
          <w:rFonts w:ascii="宋体" w:hAnsi="宋体" w:eastAsia="宋体"/>
          <w:sz w:val="24"/>
          <w:szCs w:val="24"/>
        </w:rPr>
        <w:fldChar w:fldCharType="end"/>
      </w:r>
    </w:p>
    <w:p w14:paraId="64FFFDC1">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_Toc29309 </w:instrText>
      </w:r>
      <w:r>
        <w:rPr>
          <w:rFonts w:ascii="宋体" w:hAnsi="宋体" w:eastAsia="宋体"/>
          <w:sz w:val="24"/>
          <w:szCs w:val="24"/>
        </w:rPr>
        <w:fldChar w:fldCharType="separate"/>
      </w:r>
      <w:r>
        <w:rPr>
          <w:rFonts w:ascii="宋体" w:hAnsi="宋体" w:eastAsia="宋体"/>
          <w:sz w:val="24"/>
        </w:rPr>
        <w:t>4.3.3 摄像头实时检测路由</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_Toc29309 \h </w:instrText>
      </w:r>
      <w:r>
        <w:rPr>
          <w:rFonts w:ascii="宋体" w:hAnsi="宋体" w:eastAsia="宋体"/>
          <w:sz w:val="24"/>
        </w:rPr>
        <w:fldChar w:fldCharType="separate"/>
      </w:r>
      <w:r>
        <w:rPr>
          <w:rFonts w:ascii="宋体" w:hAnsi="宋体" w:eastAsia="宋体"/>
          <w:sz w:val="24"/>
        </w:rPr>
        <w:t>46</w:t>
      </w:r>
      <w:r>
        <w:rPr>
          <w:rFonts w:ascii="宋体" w:hAnsi="宋体" w:eastAsia="宋体"/>
          <w:sz w:val="24"/>
        </w:rPr>
        <w:fldChar w:fldCharType="end"/>
      </w:r>
      <w:r>
        <w:rPr>
          <w:rFonts w:ascii="宋体" w:hAnsi="宋体" w:eastAsia="宋体"/>
          <w:sz w:val="24"/>
          <w:szCs w:val="24"/>
        </w:rPr>
        <w:fldChar w:fldCharType="end"/>
      </w:r>
    </w:p>
    <w:p w14:paraId="4CD9EFCA">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_Toc25673 </w:instrText>
      </w:r>
      <w:r>
        <w:rPr>
          <w:rFonts w:ascii="宋体" w:hAnsi="宋体" w:eastAsia="宋体"/>
          <w:sz w:val="24"/>
          <w:szCs w:val="24"/>
        </w:rPr>
        <w:fldChar w:fldCharType="separate"/>
      </w:r>
      <w:r>
        <w:rPr>
          <w:rFonts w:ascii="宋体" w:hAnsi="宋体" w:eastAsia="宋体"/>
          <w:sz w:val="24"/>
        </w:rPr>
        <w:t>4.4 数据库设计</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_Toc25673 \h </w:instrText>
      </w:r>
      <w:r>
        <w:rPr>
          <w:rFonts w:ascii="宋体" w:hAnsi="宋体" w:eastAsia="宋体"/>
          <w:sz w:val="24"/>
        </w:rPr>
        <w:fldChar w:fldCharType="separate"/>
      </w:r>
      <w:r>
        <w:rPr>
          <w:rFonts w:ascii="宋体" w:hAnsi="宋体" w:eastAsia="宋体"/>
          <w:sz w:val="24"/>
        </w:rPr>
        <w:t>46</w:t>
      </w:r>
      <w:r>
        <w:rPr>
          <w:rFonts w:ascii="宋体" w:hAnsi="宋体" w:eastAsia="宋体"/>
          <w:sz w:val="24"/>
        </w:rPr>
        <w:fldChar w:fldCharType="end"/>
      </w:r>
      <w:r>
        <w:rPr>
          <w:rFonts w:ascii="宋体" w:hAnsi="宋体" w:eastAsia="宋体"/>
          <w:sz w:val="24"/>
          <w:szCs w:val="24"/>
        </w:rPr>
        <w:fldChar w:fldCharType="end"/>
      </w:r>
    </w:p>
    <w:p w14:paraId="430923DC">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_Toc27401 </w:instrText>
      </w:r>
      <w:r>
        <w:rPr>
          <w:rFonts w:ascii="宋体" w:hAnsi="宋体" w:eastAsia="宋体"/>
          <w:sz w:val="24"/>
          <w:szCs w:val="24"/>
        </w:rPr>
        <w:fldChar w:fldCharType="separate"/>
      </w:r>
      <w:r>
        <w:rPr>
          <w:rFonts w:ascii="宋体" w:hAnsi="宋体" w:eastAsia="宋体"/>
          <w:sz w:val="24"/>
        </w:rPr>
        <w:t>4.4.1 数据库选型与连接管理</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_Toc27401 \h </w:instrText>
      </w:r>
      <w:r>
        <w:rPr>
          <w:rFonts w:ascii="宋体" w:hAnsi="宋体" w:eastAsia="宋体"/>
          <w:sz w:val="24"/>
        </w:rPr>
        <w:fldChar w:fldCharType="separate"/>
      </w:r>
      <w:r>
        <w:rPr>
          <w:rFonts w:ascii="宋体" w:hAnsi="宋体" w:eastAsia="宋体"/>
          <w:sz w:val="24"/>
        </w:rPr>
        <w:t>46</w:t>
      </w:r>
      <w:r>
        <w:rPr>
          <w:rFonts w:ascii="宋体" w:hAnsi="宋体" w:eastAsia="宋体"/>
          <w:sz w:val="24"/>
        </w:rPr>
        <w:fldChar w:fldCharType="end"/>
      </w:r>
      <w:r>
        <w:rPr>
          <w:rFonts w:ascii="宋体" w:hAnsi="宋体" w:eastAsia="宋体"/>
          <w:sz w:val="24"/>
          <w:szCs w:val="24"/>
        </w:rPr>
        <w:fldChar w:fldCharType="end"/>
      </w:r>
    </w:p>
    <w:p w14:paraId="176C47DB">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_Toc31760 </w:instrText>
      </w:r>
      <w:r>
        <w:rPr>
          <w:rFonts w:ascii="宋体" w:hAnsi="宋体" w:eastAsia="宋体"/>
          <w:sz w:val="24"/>
          <w:szCs w:val="24"/>
        </w:rPr>
        <w:fldChar w:fldCharType="separate"/>
      </w:r>
      <w:r>
        <w:rPr>
          <w:rFonts w:ascii="宋体" w:hAnsi="宋体" w:eastAsia="宋体"/>
          <w:sz w:val="24"/>
        </w:rPr>
        <w:t>4.4.2 数据表结构</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_Toc31760 \h </w:instrText>
      </w:r>
      <w:r>
        <w:rPr>
          <w:rFonts w:ascii="宋体" w:hAnsi="宋体" w:eastAsia="宋体"/>
          <w:sz w:val="24"/>
        </w:rPr>
        <w:fldChar w:fldCharType="separate"/>
      </w:r>
      <w:r>
        <w:rPr>
          <w:rFonts w:ascii="宋体" w:hAnsi="宋体" w:eastAsia="宋体"/>
          <w:sz w:val="24"/>
        </w:rPr>
        <w:t>49</w:t>
      </w:r>
      <w:r>
        <w:rPr>
          <w:rFonts w:ascii="宋体" w:hAnsi="宋体" w:eastAsia="宋体"/>
          <w:sz w:val="24"/>
        </w:rPr>
        <w:fldChar w:fldCharType="end"/>
      </w:r>
      <w:r>
        <w:rPr>
          <w:rFonts w:ascii="宋体" w:hAnsi="宋体" w:eastAsia="宋体"/>
          <w:sz w:val="24"/>
          <w:szCs w:val="24"/>
        </w:rPr>
        <w:fldChar w:fldCharType="end"/>
      </w:r>
    </w:p>
    <w:p w14:paraId="77E09BAF">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_Toc27667 </w:instrText>
      </w:r>
      <w:r>
        <w:rPr>
          <w:rFonts w:ascii="宋体" w:hAnsi="宋体" w:eastAsia="宋体"/>
          <w:sz w:val="24"/>
          <w:szCs w:val="24"/>
        </w:rPr>
        <w:fldChar w:fldCharType="separate"/>
      </w:r>
      <w:r>
        <w:rPr>
          <w:rFonts w:ascii="宋体" w:hAnsi="宋体" w:eastAsia="宋体"/>
          <w:sz w:val="24"/>
        </w:rPr>
        <w:t>4.4.3 数据库操作封装</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_Toc27667 \h </w:instrText>
      </w:r>
      <w:r>
        <w:rPr>
          <w:rFonts w:ascii="宋体" w:hAnsi="宋体" w:eastAsia="宋体"/>
          <w:sz w:val="24"/>
        </w:rPr>
        <w:fldChar w:fldCharType="separate"/>
      </w:r>
      <w:r>
        <w:rPr>
          <w:rFonts w:ascii="宋体" w:hAnsi="宋体" w:eastAsia="宋体"/>
          <w:sz w:val="24"/>
        </w:rPr>
        <w:t>50</w:t>
      </w:r>
      <w:r>
        <w:rPr>
          <w:rFonts w:ascii="宋体" w:hAnsi="宋体" w:eastAsia="宋体"/>
          <w:sz w:val="24"/>
        </w:rPr>
        <w:fldChar w:fldCharType="end"/>
      </w:r>
      <w:r>
        <w:rPr>
          <w:rFonts w:ascii="宋体" w:hAnsi="宋体" w:eastAsia="宋体"/>
          <w:sz w:val="24"/>
          <w:szCs w:val="24"/>
        </w:rPr>
        <w:fldChar w:fldCharType="end"/>
      </w:r>
    </w:p>
    <w:p w14:paraId="20149A1F">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_Toc14834 </w:instrText>
      </w:r>
      <w:r>
        <w:rPr>
          <w:rFonts w:ascii="宋体" w:hAnsi="宋体" w:eastAsia="宋体"/>
          <w:sz w:val="24"/>
          <w:szCs w:val="24"/>
        </w:rPr>
        <w:fldChar w:fldCharType="separate"/>
      </w:r>
      <w:r>
        <w:rPr>
          <w:rFonts w:ascii="宋体" w:hAnsi="宋体" w:eastAsia="宋体"/>
          <w:sz w:val="24"/>
        </w:rPr>
        <w:t>4.5 视频流处理方案</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_Toc14834 \h </w:instrText>
      </w:r>
      <w:r>
        <w:rPr>
          <w:rFonts w:ascii="宋体" w:hAnsi="宋体" w:eastAsia="宋体"/>
          <w:sz w:val="24"/>
        </w:rPr>
        <w:fldChar w:fldCharType="separate"/>
      </w:r>
      <w:r>
        <w:rPr>
          <w:rFonts w:ascii="宋体" w:hAnsi="宋体" w:eastAsia="宋体"/>
          <w:sz w:val="24"/>
        </w:rPr>
        <w:t>50</w:t>
      </w:r>
      <w:r>
        <w:rPr>
          <w:rFonts w:ascii="宋体" w:hAnsi="宋体" w:eastAsia="宋体"/>
          <w:sz w:val="24"/>
        </w:rPr>
        <w:fldChar w:fldCharType="end"/>
      </w:r>
      <w:r>
        <w:rPr>
          <w:rFonts w:ascii="宋体" w:hAnsi="宋体" w:eastAsia="宋体"/>
          <w:sz w:val="24"/>
          <w:szCs w:val="24"/>
        </w:rPr>
        <w:fldChar w:fldCharType="end"/>
      </w:r>
    </w:p>
    <w:p w14:paraId="17B149F8">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_Toc8464 </w:instrText>
      </w:r>
      <w:r>
        <w:rPr>
          <w:rFonts w:ascii="宋体" w:hAnsi="宋体" w:eastAsia="宋体"/>
          <w:sz w:val="24"/>
          <w:szCs w:val="24"/>
        </w:rPr>
        <w:fldChar w:fldCharType="separate"/>
      </w:r>
      <w:r>
        <w:rPr>
          <w:rFonts w:ascii="宋体" w:hAnsi="宋体" w:eastAsia="宋体"/>
          <w:sz w:val="24"/>
        </w:rPr>
        <w:t>4.6 图像增强服务的多模型管理</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_Toc8464 \h </w:instrText>
      </w:r>
      <w:r>
        <w:rPr>
          <w:rFonts w:ascii="宋体" w:hAnsi="宋体" w:eastAsia="宋体"/>
          <w:sz w:val="24"/>
        </w:rPr>
        <w:fldChar w:fldCharType="separate"/>
      </w:r>
      <w:r>
        <w:rPr>
          <w:rFonts w:ascii="宋体" w:hAnsi="宋体" w:eastAsia="宋体"/>
          <w:sz w:val="24"/>
        </w:rPr>
        <w:t>50</w:t>
      </w:r>
      <w:r>
        <w:rPr>
          <w:rFonts w:ascii="宋体" w:hAnsi="宋体" w:eastAsia="宋体"/>
          <w:sz w:val="24"/>
        </w:rPr>
        <w:fldChar w:fldCharType="end"/>
      </w:r>
      <w:r>
        <w:rPr>
          <w:rFonts w:ascii="宋体" w:hAnsi="宋体" w:eastAsia="宋体"/>
          <w:sz w:val="24"/>
          <w:szCs w:val="24"/>
        </w:rPr>
        <w:fldChar w:fldCharType="end"/>
      </w:r>
    </w:p>
    <w:p w14:paraId="0DE14067">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_Toc14908 </w:instrText>
      </w:r>
      <w:r>
        <w:rPr>
          <w:rFonts w:ascii="宋体" w:hAnsi="宋体" w:eastAsia="宋体"/>
          <w:sz w:val="24"/>
          <w:szCs w:val="24"/>
        </w:rPr>
        <w:fldChar w:fldCharType="separate"/>
      </w:r>
      <w:r>
        <w:rPr>
          <w:rFonts w:ascii="宋体" w:hAnsi="宋体" w:eastAsia="宋体"/>
          <w:sz w:val="24"/>
        </w:rPr>
        <w:t>4.7 系统安全性设计</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_Toc14908 \h </w:instrText>
      </w:r>
      <w:r>
        <w:rPr>
          <w:rFonts w:ascii="宋体" w:hAnsi="宋体" w:eastAsia="宋体"/>
          <w:sz w:val="24"/>
        </w:rPr>
        <w:fldChar w:fldCharType="separate"/>
      </w:r>
      <w:r>
        <w:rPr>
          <w:rFonts w:ascii="宋体" w:hAnsi="宋体" w:eastAsia="宋体"/>
          <w:sz w:val="24"/>
        </w:rPr>
        <w:t>51</w:t>
      </w:r>
      <w:r>
        <w:rPr>
          <w:rFonts w:ascii="宋体" w:hAnsi="宋体" w:eastAsia="宋体"/>
          <w:sz w:val="24"/>
        </w:rPr>
        <w:fldChar w:fldCharType="end"/>
      </w:r>
      <w:r>
        <w:rPr>
          <w:rFonts w:ascii="宋体" w:hAnsi="宋体" w:eastAsia="宋体"/>
          <w:sz w:val="24"/>
          <w:szCs w:val="24"/>
        </w:rPr>
        <w:fldChar w:fldCharType="end"/>
      </w:r>
    </w:p>
    <w:p w14:paraId="3E8C790B">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_Toc275 </w:instrText>
      </w:r>
      <w:r>
        <w:rPr>
          <w:rFonts w:ascii="宋体" w:hAnsi="宋体" w:eastAsia="宋体"/>
          <w:sz w:val="24"/>
          <w:szCs w:val="24"/>
        </w:rPr>
        <w:fldChar w:fldCharType="separate"/>
      </w:r>
      <w:r>
        <w:rPr>
          <w:rFonts w:ascii="宋体" w:hAnsi="宋体" w:eastAsia="宋体"/>
          <w:sz w:val="24"/>
        </w:rPr>
        <w:t>5 系统测试与结果分析</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_Toc275 \h </w:instrText>
      </w:r>
      <w:r>
        <w:rPr>
          <w:rFonts w:ascii="宋体" w:hAnsi="宋体" w:eastAsia="宋体"/>
          <w:sz w:val="24"/>
        </w:rPr>
        <w:fldChar w:fldCharType="separate"/>
      </w:r>
      <w:r>
        <w:rPr>
          <w:rFonts w:ascii="宋体" w:hAnsi="宋体" w:eastAsia="宋体"/>
          <w:sz w:val="24"/>
        </w:rPr>
        <w:t>52</w:t>
      </w:r>
      <w:r>
        <w:rPr>
          <w:rFonts w:ascii="宋体" w:hAnsi="宋体" w:eastAsia="宋体"/>
          <w:sz w:val="24"/>
        </w:rPr>
        <w:fldChar w:fldCharType="end"/>
      </w:r>
      <w:r>
        <w:rPr>
          <w:rFonts w:ascii="宋体" w:hAnsi="宋体" w:eastAsia="宋体"/>
          <w:sz w:val="24"/>
          <w:szCs w:val="24"/>
        </w:rPr>
        <w:fldChar w:fldCharType="end"/>
      </w:r>
    </w:p>
    <w:p w14:paraId="22907E0B">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_Toc15276 </w:instrText>
      </w:r>
      <w:r>
        <w:rPr>
          <w:rFonts w:ascii="宋体" w:hAnsi="宋体" w:eastAsia="宋体"/>
          <w:sz w:val="24"/>
          <w:szCs w:val="24"/>
        </w:rPr>
        <w:fldChar w:fldCharType="separate"/>
      </w:r>
      <w:r>
        <w:rPr>
          <w:rFonts w:ascii="宋体" w:hAnsi="宋体" w:eastAsia="宋体"/>
          <w:sz w:val="24"/>
        </w:rPr>
        <w:t>5.1 测试环境</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_Toc15276 \h </w:instrText>
      </w:r>
      <w:r>
        <w:rPr>
          <w:rFonts w:ascii="宋体" w:hAnsi="宋体" w:eastAsia="宋体"/>
          <w:sz w:val="24"/>
        </w:rPr>
        <w:fldChar w:fldCharType="separate"/>
      </w:r>
      <w:r>
        <w:rPr>
          <w:rFonts w:ascii="宋体" w:hAnsi="宋体" w:eastAsia="宋体"/>
          <w:sz w:val="24"/>
        </w:rPr>
        <w:t>52</w:t>
      </w:r>
      <w:r>
        <w:rPr>
          <w:rFonts w:ascii="宋体" w:hAnsi="宋体" w:eastAsia="宋体"/>
          <w:sz w:val="24"/>
        </w:rPr>
        <w:fldChar w:fldCharType="end"/>
      </w:r>
      <w:r>
        <w:rPr>
          <w:rFonts w:ascii="宋体" w:hAnsi="宋体" w:eastAsia="宋体"/>
          <w:sz w:val="24"/>
          <w:szCs w:val="24"/>
        </w:rPr>
        <w:fldChar w:fldCharType="end"/>
      </w:r>
    </w:p>
    <w:p w14:paraId="3C3BE7A1">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_Toc19451 </w:instrText>
      </w:r>
      <w:r>
        <w:rPr>
          <w:rFonts w:ascii="宋体" w:hAnsi="宋体" w:eastAsia="宋体"/>
          <w:sz w:val="24"/>
          <w:szCs w:val="24"/>
        </w:rPr>
        <w:fldChar w:fldCharType="separate"/>
      </w:r>
      <w:r>
        <w:rPr>
          <w:rFonts w:ascii="宋体" w:hAnsi="宋体" w:eastAsia="宋体"/>
          <w:sz w:val="24"/>
        </w:rPr>
        <w:t>5.2 测试数据集</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_Toc19451 \h </w:instrText>
      </w:r>
      <w:r>
        <w:rPr>
          <w:rFonts w:ascii="宋体" w:hAnsi="宋体" w:eastAsia="宋体"/>
          <w:sz w:val="24"/>
        </w:rPr>
        <w:fldChar w:fldCharType="separate"/>
      </w:r>
      <w:r>
        <w:rPr>
          <w:rFonts w:ascii="宋体" w:hAnsi="宋体" w:eastAsia="宋体"/>
          <w:sz w:val="24"/>
        </w:rPr>
        <w:t>52</w:t>
      </w:r>
      <w:r>
        <w:rPr>
          <w:rFonts w:ascii="宋体" w:hAnsi="宋体" w:eastAsia="宋体"/>
          <w:sz w:val="24"/>
        </w:rPr>
        <w:fldChar w:fldCharType="end"/>
      </w:r>
      <w:r>
        <w:rPr>
          <w:rFonts w:ascii="宋体" w:hAnsi="宋体" w:eastAsia="宋体"/>
          <w:sz w:val="24"/>
          <w:szCs w:val="24"/>
        </w:rPr>
        <w:fldChar w:fldCharType="end"/>
      </w:r>
    </w:p>
    <w:p w14:paraId="7284B759">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_Toc21103 </w:instrText>
      </w:r>
      <w:r>
        <w:rPr>
          <w:rFonts w:ascii="宋体" w:hAnsi="宋体" w:eastAsia="宋体"/>
          <w:sz w:val="24"/>
          <w:szCs w:val="24"/>
        </w:rPr>
        <w:fldChar w:fldCharType="separate"/>
      </w:r>
      <w:r>
        <w:rPr>
          <w:rFonts w:ascii="宋体" w:hAnsi="宋体" w:eastAsia="宋体"/>
          <w:sz w:val="24"/>
        </w:rPr>
        <w:t>5.3 评估指标体系</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_Toc21103 \h </w:instrText>
      </w:r>
      <w:r>
        <w:rPr>
          <w:rFonts w:ascii="宋体" w:hAnsi="宋体" w:eastAsia="宋体"/>
          <w:sz w:val="24"/>
        </w:rPr>
        <w:fldChar w:fldCharType="separate"/>
      </w:r>
      <w:r>
        <w:rPr>
          <w:rFonts w:ascii="宋体" w:hAnsi="宋体" w:eastAsia="宋体"/>
          <w:sz w:val="24"/>
        </w:rPr>
        <w:t>52</w:t>
      </w:r>
      <w:r>
        <w:rPr>
          <w:rFonts w:ascii="宋体" w:hAnsi="宋体" w:eastAsia="宋体"/>
          <w:sz w:val="24"/>
        </w:rPr>
        <w:fldChar w:fldCharType="end"/>
      </w:r>
      <w:r>
        <w:rPr>
          <w:rFonts w:ascii="宋体" w:hAnsi="宋体" w:eastAsia="宋体"/>
          <w:sz w:val="24"/>
          <w:szCs w:val="24"/>
        </w:rPr>
        <w:fldChar w:fldCharType="end"/>
      </w:r>
    </w:p>
    <w:p w14:paraId="195B9D41">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_Toc29150 </w:instrText>
      </w:r>
      <w:r>
        <w:rPr>
          <w:rFonts w:ascii="宋体" w:hAnsi="宋体" w:eastAsia="宋体"/>
          <w:sz w:val="24"/>
          <w:szCs w:val="24"/>
        </w:rPr>
        <w:fldChar w:fldCharType="separate"/>
      </w:r>
      <w:r>
        <w:rPr>
          <w:rFonts w:ascii="宋体" w:hAnsi="宋体" w:eastAsia="宋体"/>
          <w:sz w:val="24"/>
        </w:rPr>
        <w:t>5.4 基准测试流程</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_Toc29150 \h </w:instrText>
      </w:r>
      <w:r>
        <w:rPr>
          <w:rFonts w:ascii="宋体" w:hAnsi="宋体" w:eastAsia="宋体"/>
          <w:sz w:val="24"/>
        </w:rPr>
        <w:fldChar w:fldCharType="separate"/>
      </w:r>
      <w:r>
        <w:rPr>
          <w:rFonts w:ascii="宋体" w:hAnsi="宋体" w:eastAsia="宋体"/>
          <w:sz w:val="24"/>
        </w:rPr>
        <w:t>53</w:t>
      </w:r>
      <w:r>
        <w:rPr>
          <w:rFonts w:ascii="宋体" w:hAnsi="宋体" w:eastAsia="宋体"/>
          <w:sz w:val="24"/>
        </w:rPr>
        <w:fldChar w:fldCharType="end"/>
      </w:r>
      <w:r>
        <w:rPr>
          <w:rFonts w:ascii="宋体" w:hAnsi="宋体" w:eastAsia="宋体"/>
          <w:sz w:val="24"/>
          <w:szCs w:val="24"/>
        </w:rPr>
        <w:fldChar w:fldCharType="end"/>
      </w:r>
    </w:p>
    <w:p w14:paraId="6AA32451">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_Toc12383 </w:instrText>
      </w:r>
      <w:r>
        <w:rPr>
          <w:rFonts w:ascii="宋体" w:hAnsi="宋体" w:eastAsia="宋体"/>
          <w:sz w:val="24"/>
          <w:szCs w:val="24"/>
        </w:rPr>
        <w:fldChar w:fldCharType="separate"/>
      </w:r>
      <w:r>
        <w:rPr>
          <w:rFonts w:ascii="宋体" w:hAnsi="宋体" w:eastAsia="宋体"/>
          <w:sz w:val="24"/>
        </w:rPr>
        <w:t>5.5 检测性能分析</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_Toc12383 \h </w:instrText>
      </w:r>
      <w:r>
        <w:rPr>
          <w:rFonts w:ascii="宋体" w:hAnsi="宋体" w:eastAsia="宋体"/>
          <w:sz w:val="24"/>
        </w:rPr>
        <w:fldChar w:fldCharType="separate"/>
      </w:r>
      <w:r>
        <w:rPr>
          <w:rFonts w:ascii="宋体" w:hAnsi="宋体" w:eastAsia="宋体"/>
          <w:sz w:val="24"/>
        </w:rPr>
        <w:t>53</w:t>
      </w:r>
      <w:r>
        <w:rPr>
          <w:rFonts w:ascii="宋体" w:hAnsi="宋体" w:eastAsia="宋体"/>
          <w:sz w:val="24"/>
        </w:rPr>
        <w:fldChar w:fldCharType="end"/>
      </w:r>
      <w:r>
        <w:rPr>
          <w:rFonts w:ascii="宋体" w:hAnsi="宋体" w:eastAsia="宋体"/>
          <w:sz w:val="24"/>
          <w:szCs w:val="24"/>
        </w:rPr>
        <w:fldChar w:fldCharType="end"/>
      </w:r>
    </w:p>
    <w:p w14:paraId="250AF13A">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_Toc16099 </w:instrText>
      </w:r>
      <w:r>
        <w:rPr>
          <w:rFonts w:ascii="宋体" w:hAnsi="宋体" w:eastAsia="宋体"/>
          <w:sz w:val="24"/>
          <w:szCs w:val="24"/>
        </w:rPr>
        <w:fldChar w:fldCharType="separate"/>
      </w:r>
      <w:r>
        <w:rPr>
          <w:rFonts w:ascii="宋体" w:hAnsi="宋体" w:eastAsia="宋体"/>
          <w:sz w:val="24"/>
        </w:rPr>
        <w:t>5.5.1 正常天气条件</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_Toc16099 \h </w:instrText>
      </w:r>
      <w:r>
        <w:rPr>
          <w:rFonts w:ascii="宋体" w:hAnsi="宋体" w:eastAsia="宋体"/>
          <w:sz w:val="24"/>
        </w:rPr>
        <w:fldChar w:fldCharType="separate"/>
      </w:r>
      <w:r>
        <w:rPr>
          <w:rFonts w:ascii="宋体" w:hAnsi="宋体" w:eastAsia="宋体"/>
          <w:sz w:val="24"/>
        </w:rPr>
        <w:t>53</w:t>
      </w:r>
      <w:r>
        <w:rPr>
          <w:rFonts w:ascii="宋体" w:hAnsi="宋体" w:eastAsia="宋体"/>
          <w:sz w:val="24"/>
        </w:rPr>
        <w:fldChar w:fldCharType="end"/>
      </w:r>
      <w:r>
        <w:rPr>
          <w:rFonts w:ascii="宋体" w:hAnsi="宋体" w:eastAsia="宋体"/>
          <w:sz w:val="24"/>
          <w:szCs w:val="24"/>
        </w:rPr>
        <w:fldChar w:fldCharType="end"/>
      </w:r>
    </w:p>
    <w:p w14:paraId="76D1EAFD">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_Toc5102 </w:instrText>
      </w:r>
      <w:r>
        <w:rPr>
          <w:rFonts w:ascii="宋体" w:hAnsi="宋体" w:eastAsia="宋体"/>
          <w:sz w:val="24"/>
          <w:szCs w:val="24"/>
        </w:rPr>
        <w:fldChar w:fldCharType="separate"/>
      </w:r>
      <w:r>
        <w:rPr>
          <w:rFonts w:ascii="宋体" w:hAnsi="宋体" w:eastAsia="宋体"/>
          <w:sz w:val="24"/>
        </w:rPr>
        <w:t>5.5.2 雾天条件</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_Toc5102 \h </w:instrText>
      </w:r>
      <w:r>
        <w:rPr>
          <w:rFonts w:ascii="宋体" w:hAnsi="宋体" w:eastAsia="宋体"/>
          <w:sz w:val="24"/>
        </w:rPr>
        <w:fldChar w:fldCharType="separate"/>
      </w:r>
      <w:r>
        <w:rPr>
          <w:rFonts w:ascii="宋体" w:hAnsi="宋体" w:eastAsia="宋体"/>
          <w:sz w:val="24"/>
        </w:rPr>
        <w:t>53</w:t>
      </w:r>
      <w:r>
        <w:rPr>
          <w:rFonts w:ascii="宋体" w:hAnsi="宋体" w:eastAsia="宋体"/>
          <w:sz w:val="24"/>
        </w:rPr>
        <w:fldChar w:fldCharType="end"/>
      </w:r>
      <w:r>
        <w:rPr>
          <w:rFonts w:ascii="宋体" w:hAnsi="宋体" w:eastAsia="宋体"/>
          <w:sz w:val="24"/>
          <w:szCs w:val="24"/>
        </w:rPr>
        <w:fldChar w:fldCharType="end"/>
      </w:r>
    </w:p>
    <w:p w14:paraId="41A44CEF">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_Toc14069 </w:instrText>
      </w:r>
      <w:r>
        <w:rPr>
          <w:rFonts w:ascii="宋体" w:hAnsi="宋体" w:eastAsia="宋体"/>
          <w:sz w:val="24"/>
          <w:szCs w:val="24"/>
        </w:rPr>
        <w:fldChar w:fldCharType="separate"/>
      </w:r>
      <w:r>
        <w:rPr>
          <w:rFonts w:ascii="宋体" w:hAnsi="宋体" w:eastAsia="宋体"/>
          <w:sz w:val="24"/>
        </w:rPr>
        <w:t>5.5.3 雨天条件</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_Toc14069 \h </w:instrText>
      </w:r>
      <w:r>
        <w:rPr>
          <w:rFonts w:ascii="宋体" w:hAnsi="宋体" w:eastAsia="宋体"/>
          <w:sz w:val="24"/>
        </w:rPr>
        <w:fldChar w:fldCharType="separate"/>
      </w:r>
      <w:r>
        <w:rPr>
          <w:rFonts w:ascii="宋体" w:hAnsi="宋体" w:eastAsia="宋体"/>
          <w:sz w:val="24"/>
        </w:rPr>
        <w:t>54</w:t>
      </w:r>
      <w:r>
        <w:rPr>
          <w:rFonts w:ascii="宋体" w:hAnsi="宋体" w:eastAsia="宋体"/>
          <w:sz w:val="24"/>
        </w:rPr>
        <w:fldChar w:fldCharType="end"/>
      </w:r>
      <w:r>
        <w:rPr>
          <w:rFonts w:ascii="宋体" w:hAnsi="宋体" w:eastAsia="宋体"/>
          <w:sz w:val="24"/>
          <w:szCs w:val="24"/>
        </w:rPr>
        <w:fldChar w:fldCharType="end"/>
      </w:r>
    </w:p>
    <w:p w14:paraId="75E51793">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_Toc15259 </w:instrText>
      </w:r>
      <w:r>
        <w:rPr>
          <w:rFonts w:ascii="宋体" w:hAnsi="宋体" w:eastAsia="宋体"/>
          <w:sz w:val="24"/>
          <w:szCs w:val="24"/>
        </w:rPr>
        <w:fldChar w:fldCharType="separate"/>
      </w:r>
      <w:r>
        <w:rPr>
          <w:rFonts w:ascii="宋体" w:hAnsi="宋体" w:eastAsia="宋体"/>
          <w:sz w:val="24"/>
        </w:rPr>
        <w:t>5.5.4 低光照条件</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_Toc15259 \h </w:instrText>
      </w:r>
      <w:r>
        <w:rPr>
          <w:rFonts w:ascii="宋体" w:hAnsi="宋体" w:eastAsia="宋体"/>
          <w:sz w:val="24"/>
        </w:rPr>
        <w:fldChar w:fldCharType="separate"/>
      </w:r>
      <w:r>
        <w:rPr>
          <w:rFonts w:ascii="宋体" w:hAnsi="宋体" w:eastAsia="宋体"/>
          <w:sz w:val="24"/>
        </w:rPr>
        <w:t>54</w:t>
      </w:r>
      <w:r>
        <w:rPr>
          <w:rFonts w:ascii="宋体" w:hAnsi="宋体" w:eastAsia="宋体"/>
          <w:sz w:val="24"/>
        </w:rPr>
        <w:fldChar w:fldCharType="end"/>
      </w:r>
      <w:r>
        <w:rPr>
          <w:rFonts w:ascii="宋体" w:hAnsi="宋体" w:eastAsia="宋体"/>
          <w:sz w:val="24"/>
          <w:szCs w:val="24"/>
        </w:rPr>
        <w:fldChar w:fldCharType="end"/>
      </w:r>
    </w:p>
    <w:p w14:paraId="759CD229">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_Toc10218 </w:instrText>
      </w:r>
      <w:r>
        <w:rPr>
          <w:rFonts w:ascii="宋体" w:hAnsi="宋体" w:eastAsia="宋体"/>
          <w:sz w:val="24"/>
          <w:szCs w:val="24"/>
        </w:rPr>
        <w:fldChar w:fldCharType="separate"/>
      </w:r>
      <w:r>
        <w:rPr>
          <w:rFonts w:ascii="宋体" w:hAnsi="宋体" w:eastAsia="宋体"/>
          <w:sz w:val="24"/>
        </w:rPr>
        <w:t>5.6 图像质量分析</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_Toc10218 \h </w:instrText>
      </w:r>
      <w:r>
        <w:rPr>
          <w:rFonts w:ascii="宋体" w:hAnsi="宋体" w:eastAsia="宋体"/>
          <w:sz w:val="24"/>
        </w:rPr>
        <w:fldChar w:fldCharType="separate"/>
      </w:r>
      <w:r>
        <w:rPr>
          <w:rFonts w:ascii="宋体" w:hAnsi="宋体" w:eastAsia="宋体"/>
          <w:sz w:val="24"/>
        </w:rPr>
        <w:t>54</w:t>
      </w:r>
      <w:r>
        <w:rPr>
          <w:rFonts w:ascii="宋体" w:hAnsi="宋体" w:eastAsia="宋体"/>
          <w:sz w:val="24"/>
        </w:rPr>
        <w:fldChar w:fldCharType="end"/>
      </w:r>
      <w:r>
        <w:rPr>
          <w:rFonts w:ascii="宋体" w:hAnsi="宋体" w:eastAsia="宋体"/>
          <w:sz w:val="24"/>
          <w:szCs w:val="24"/>
        </w:rPr>
        <w:fldChar w:fldCharType="end"/>
      </w:r>
    </w:p>
    <w:p w14:paraId="50DE7A0A">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_Toc27113 </w:instrText>
      </w:r>
      <w:r>
        <w:rPr>
          <w:rFonts w:ascii="宋体" w:hAnsi="宋体" w:eastAsia="宋体"/>
          <w:sz w:val="24"/>
          <w:szCs w:val="24"/>
        </w:rPr>
        <w:fldChar w:fldCharType="separate"/>
      </w:r>
      <w:r>
        <w:rPr>
          <w:rFonts w:ascii="宋体" w:hAnsi="宋体" w:eastAsia="宋体"/>
          <w:sz w:val="24"/>
        </w:rPr>
        <w:t>5.7 处理时间分析</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_Toc27113 \h </w:instrText>
      </w:r>
      <w:r>
        <w:rPr>
          <w:rFonts w:ascii="宋体" w:hAnsi="宋体" w:eastAsia="宋体"/>
          <w:sz w:val="24"/>
        </w:rPr>
        <w:fldChar w:fldCharType="separate"/>
      </w:r>
      <w:r>
        <w:rPr>
          <w:rFonts w:ascii="宋体" w:hAnsi="宋体" w:eastAsia="宋体"/>
          <w:sz w:val="24"/>
        </w:rPr>
        <w:t>55</w:t>
      </w:r>
      <w:r>
        <w:rPr>
          <w:rFonts w:ascii="宋体" w:hAnsi="宋体" w:eastAsia="宋体"/>
          <w:sz w:val="24"/>
        </w:rPr>
        <w:fldChar w:fldCharType="end"/>
      </w:r>
      <w:r>
        <w:rPr>
          <w:rFonts w:ascii="宋体" w:hAnsi="宋体" w:eastAsia="宋体"/>
          <w:sz w:val="24"/>
          <w:szCs w:val="24"/>
        </w:rPr>
        <w:fldChar w:fldCharType="end"/>
      </w:r>
    </w:p>
    <w:p w14:paraId="1D95803D">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_Toc28185 </w:instrText>
      </w:r>
      <w:r>
        <w:rPr>
          <w:rFonts w:ascii="宋体" w:hAnsi="宋体" w:eastAsia="宋体"/>
          <w:sz w:val="24"/>
          <w:szCs w:val="24"/>
        </w:rPr>
        <w:fldChar w:fldCharType="separate"/>
      </w:r>
      <w:r>
        <w:rPr>
          <w:rFonts w:ascii="宋体" w:hAnsi="宋体" w:eastAsia="宋体"/>
          <w:sz w:val="24"/>
        </w:rPr>
        <w:t>5.8 实验结论</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_Toc28185 \h </w:instrText>
      </w:r>
      <w:r>
        <w:rPr>
          <w:rFonts w:ascii="宋体" w:hAnsi="宋体" w:eastAsia="宋体"/>
          <w:sz w:val="24"/>
        </w:rPr>
        <w:fldChar w:fldCharType="separate"/>
      </w:r>
      <w:r>
        <w:rPr>
          <w:rFonts w:ascii="宋体" w:hAnsi="宋体" w:eastAsia="宋体"/>
          <w:sz w:val="24"/>
        </w:rPr>
        <w:t>55</w:t>
      </w:r>
      <w:r>
        <w:rPr>
          <w:rFonts w:ascii="宋体" w:hAnsi="宋体" w:eastAsia="宋体"/>
          <w:sz w:val="24"/>
        </w:rPr>
        <w:fldChar w:fldCharType="end"/>
      </w:r>
      <w:r>
        <w:rPr>
          <w:rFonts w:ascii="宋体" w:hAnsi="宋体" w:eastAsia="宋体"/>
          <w:sz w:val="24"/>
          <w:szCs w:val="24"/>
        </w:rPr>
        <w:fldChar w:fldCharType="end"/>
      </w:r>
    </w:p>
    <w:p w14:paraId="0B9C2C77">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_Toc9773 </w:instrText>
      </w:r>
      <w:r>
        <w:rPr>
          <w:rFonts w:ascii="宋体" w:hAnsi="宋体" w:eastAsia="宋体"/>
          <w:sz w:val="24"/>
          <w:szCs w:val="24"/>
        </w:rPr>
        <w:fldChar w:fldCharType="separate"/>
      </w:r>
      <w:r>
        <w:rPr>
          <w:rFonts w:ascii="宋体" w:hAnsi="宋体" w:eastAsia="宋体"/>
          <w:sz w:val="24"/>
        </w:rPr>
        <w:t>6 总结与展望</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_Toc9773 \h </w:instrText>
      </w:r>
      <w:r>
        <w:rPr>
          <w:rFonts w:ascii="宋体" w:hAnsi="宋体" w:eastAsia="宋体"/>
          <w:sz w:val="24"/>
        </w:rPr>
        <w:fldChar w:fldCharType="separate"/>
      </w:r>
      <w:r>
        <w:rPr>
          <w:rFonts w:ascii="宋体" w:hAnsi="宋体" w:eastAsia="宋体"/>
          <w:sz w:val="24"/>
        </w:rPr>
        <w:t>56</w:t>
      </w:r>
      <w:r>
        <w:rPr>
          <w:rFonts w:ascii="宋体" w:hAnsi="宋体" w:eastAsia="宋体"/>
          <w:sz w:val="24"/>
        </w:rPr>
        <w:fldChar w:fldCharType="end"/>
      </w:r>
      <w:r>
        <w:rPr>
          <w:rFonts w:ascii="宋体" w:hAnsi="宋体" w:eastAsia="宋体"/>
          <w:sz w:val="24"/>
          <w:szCs w:val="24"/>
        </w:rPr>
        <w:fldChar w:fldCharType="end"/>
      </w:r>
    </w:p>
    <w:p w14:paraId="7BE319CB">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_Toc1657 </w:instrText>
      </w:r>
      <w:r>
        <w:rPr>
          <w:rFonts w:ascii="宋体" w:hAnsi="宋体" w:eastAsia="宋体"/>
          <w:sz w:val="24"/>
          <w:szCs w:val="24"/>
        </w:rPr>
        <w:fldChar w:fldCharType="separate"/>
      </w:r>
      <w:r>
        <w:rPr>
          <w:rFonts w:ascii="宋体" w:hAnsi="宋体" w:eastAsia="宋体"/>
          <w:sz w:val="24"/>
        </w:rPr>
        <w:t>6.1 工作总结</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_Toc1657 \h </w:instrText>
      </w:r>
      <w:r>
        <w:rPr>
          <w:rFonts w:ascii="宋体" w:hAnsi="宋体" w:eastAsia="宋体"/>
          <w:sz w:val="24"/>
        </w:rPr>
        <w:fldChar w:fldCharType="separate"/>
      </w:r>
      <w:r>
        <w:rPr>
          <w:rFonts w:ascii="宋体" w:hAnsi="宋体" w:eastAsia="宋体"/>
          <w:sz w:val="24"/>
        </w:rPr>
        <w:t>56</w:t>
      </w:r>
      <w:r>
        <w:rPr>
          <w:rFonts w:ascii="宋体" w:hAnsi="宋体" w:eastAsia="宋体"/>
          <w:sz w:val="24"/>
        </w:rPr>
        <w:fldChar w:fldCharType="end"/>
      </w:r>
      <w:r>
        <w:rPr>
          <w:rFonts w:ascii="宋体" w:hAnsi="宋体" w:eastAsia="宋体"/>
          <w:sz w:val="24"/>
          <w:szCs w:val="24"/>
        </w:rPr>
        <w:fldChar w:fldCharType="end"/>
      </w:r>
    </w:p>
    <w:p w14:paraId="70FDCCAC">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_Toc2222 </w:instrText>
      </w:r>
      <w:r>
        <w:rPr>
          <w:rFonts w:ascii="宋体" w:hAnsi="宋体" w:eastAsia="宋体"/>
          <w:sz w:val="24"/>
          <w:szCs w:val="24"/>
        </w:rPr>
        <w:fldChar w:fldCharType="separate"/>
      </w:r>
      <w:r>
        <w:rPr>
          <w:rFonts w:ascii="宋体" w:hAnsi="宋体" w:eastAsia="宋体"/>
          <w:sz w:val="24"/>
        </w:rPr>
        <w:t>6.2 系统特色与创新点</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_Toc2222 \h </w:instrText>
      </w:r>
      <w:r>
        <w:rPr>
          <w:rFonts w:ascii="宋体" w:hAnsi="宋体" w:eastAsia="宋体"/>
          <w:sz w:val="24"/>
        </w:rPr>
        <w:fldChar w:fldCharType="separate"/>
      </w:r>
      <w:r>
        <w:rPr>
          <w:rFonts w:ascii="宋体" w:hAnsi="宋体" w:eastAsia="宋体"/>
          <w:sz w:val="24"/>
        </w:rPr>
        <w:t>56</w:t>
      </w:r>
      <w:r>
        <w:rPr>
          <w:rFonts w:ascii="宋体" w:hAnsi="宋体" w:eastAsia="宋体"/>
          <w:sz w:val="24"/>
        </w:rPr>
        <w:fldChar w:fldCharType="end"/>
      </w:r>
      <w:r>
        <w:rPr>
          <w:rFonts w:ascii="宋体" w:hAnsi="宋体" w:eastAsia="宋体"/>
          <w:sz w:val="24"/>
          <w:szCs w:val="24"/>
        </w:rPr>
        <w:fldChar w:fldCharType="end"/>
      </w:r>
    </w:p>
    <w:p w14:paraId="21912F42">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_Toc8881 </w:instrText>
      </w:r>
      <w:r>
        <w:rPr>
          <w:rFonts w:ascii="宋体" w:hAnsi="宋体" w:eastAsia="宋体"/>
          <w:sz w:val="24"/>
          <w:szCs w:val="24"/>
        </w:rPr>
        <w:fldChar w:fldCharType="separate"/>
      </w:r>
      <w:r>
        <w:rPr>
          <w:rFonts w:ascii="宋体" w:hAnsi="宋体" w:eastAsia="宋体"/>
          <w:sz w:val="24"/>
        </w:rPr>
        <w:t>6.3 存在的不足</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_Toc8881 \h </w:instrText>
      </w:r>
      <w:r>
        <w:rPr>
          <w:rFonts w:ascii="宋体" w:hAnsi="宋体" w:eastAsia="宋体"/>
          <w:sz w:val="24"/>
        </w:rPr>
        <w:fldChar w:fldCharType="separate"/>
      </w:r>
      <w:r>
        <w:rPr>
          <w:rFonts w:ascii="宋体" w:hAnsi="宋体" w:eastAsia="宋体"/>
          <w:sz w:val="24"/>
        </w:rPr>
        <w:t>57</w:t>
      </w:r>
      <w:r>
        <w:rPr>
          <w:rFonts w:ascii="宋体" w:hAnsi="宋体" w:eastAsia="宋体"/>
          <w:sz w:val="24"/>
        </w:rPr>
        <w:fldChar w:fldCharType="end"/>
      </w:r>
      <w:r>
        <w:rPr>
          <w:rFonts w:ascii="宋体" w:hAnsi="宋体" w:eastAsia="宋体"/>
          <w:sz w:val="24"/>
          <w:szCs w:val="24"/>
        </w:rPr>
        <w:fldChar w:fldCharType="end"/>
      </w:r>
    </w:p>
    <w:p w14:paraId="32631A05">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_Toc5360 </w:instrText>
      </w:r>
      <w:r>
        <w:rPr>
          <w:rFonts w:ascii="宋体" w:hAnsi="宋体" w:eastAsia="宋体"/>
          <w:sz w:val="24"/>
          <w:szCs w:val="24"/>
        </w:rPr>
        <w:fldChar w:fldCharType="separate"/>
      </w:r>
      <w:r>
        <w:rPr>
          <w:rFonts w:ascii="宋体" w:hAnsi="宋体" w:eastAsia="宋体"/>
          <w:sz w:val="24"/>
        </w:rPr>
        <w:t>6.4 未来展望</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_Toc5360 \h </w:instrText>
      </w:r>
      <w:r>
        <w:rPr>
          <w:rFonts w:ascii="宋体" w:hAnsi="宋体" w:eastAsia="宋体"/>
          <w:sz w:val="24"/>
        </w:rPr>
        <w:fldChar w:fldCharType="separate"/>
      </w:r>
      <w:r>
        <w:rPr>
          <w:rFonts w:ascii="宋体" w:hAnsi="宋体" w:eastAsia="宋体"/>
          <w:sz w:val="24"/>
        </w:rPr>
        <w:t>57</w:t>
      </w:r>
      <w:r>
        <w:rPr>
          <w:rFonts w:ascii="宋体" w:hAnsi="宋体" w:eastAsia="宋体"/>
          <w:sz w:val="24"/>
        </w:rPr>
        <w:fldChar w:fldCharType="end"/>
      </w:r>
      <w:r>
        <w:rPr>
          <w:rFonts w:ascii="宋体" w:hAnsi="宋体" w:eastAsia="宋体"/>
          <w:sz w:val="24"/>
          <w:szCs w:val="24"/>
        </w:rPr>
        <w:fldChar w:fldCharType="end"/>
      </w:r>
    </w:p>
    <w:p w14:paraId="071915FE">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_Toc22220 </w:instrText>
      </w:r>
      <w:r>
        <w:rPr>
          <w:rFonts w:ascii="宋体" w:hAnsi="宋体" w:eastAsia="宋体"/>
          <w:sz w:val="24"/>
          <w:szCs w:val="24"/>
        </w:rPr>
        <w:fldChar w:fldCharType="separate"/>
      </w:r>
      <w:r>
        <w:rPr>
          <w:rFonts w:ascii="宋体" w:hAnsi="宋体" w:eastAsia="宋体"/>
          <w:sz w:val="24"/>
        </w:rPr>
        <w:t>结论</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_Toc22220 \h </w:instrText>
      </w:r>
      <w:r>
        <w:rPr>
          <w:rFonts w:ascii="宋体" w:hAnsi="宋体" w:eastAsia="宋体"/>
          <w:sz w:val="24"/>
        </w:rPr>
        <w:fldChar w:fldCharType="separate"/>
      </w:r>
      <w:r>
        <w:rPr>
          <w:rFonts w:ascii="宋体" w:hAnsi="宋体" w:eastAsia="宋体"/>
          <w:sz w:val="24"/>
        </w:rPr>
        <w:t>59</w:t>
      </w:r>
      <w:r>
        <w:rPr>
          <w:rFonts w:ascii="宋体" w:hAnsi="宋体" w:eastAsia="宋体"/>
          <w:sz w:val="24"/>
        </w:rPr>
        <w:fldChar w:fldCharType="end"/>
      </w:r>
      <w:r>
        <w:rPr>
          <w:rFonts w:ascii="宋体" w:hAnsi="宋体" w:eastAsia="宋体"/>
          <w:sz w:val="24"/>
          <w:szCs w:val="24"/>
        </w:rPr>
        <w:fldChar w:fldCharType="end"/>
      </w:r>
    </w:p>
    <w:p w14:paraId="5C560C1B">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_Toc31517 </w:instrText>
      </w:r>
      <w:r>
        <w:rPr>
          <w:rFonts w:ascii="宋体" w:hAnsi="宋体" w:eastAsia="宋体"/>
          <w:sz w:val="24"/>
          <w:szCs w:val="24"/>
        </w:rPr>
        <w:fldChar w:fldCharType="separate"/>
      </w:r>
      <w:r>
        <w:rPr>
          <w:rFonts w:ascii="宋体" w:hAnsi="宋体" w:eastAsia="宋体"/>
          <w:sz w:val="24"/>
        </w:rPr>
        <w:t>参考文献</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_Toc31517 \h </w:instrText>
      </w:r>
      <w:r>
        <w:rPr>
          <w:rFonts w:ascii="宋体" w:hAnsi="宋体" w:eastAsia="宋体"/>
          <w:sz w:val="24"/>
        </w:rPr>
        <w:fldChar w:fldCharType="separate"/>
      </w:r>
      <w:r>
        <w:rPr>
          <w:rFonts w:ascii="宋体" w:hAnsi="宋体" w:eastAsia="宋体"/>
          <w:sz w:val="24"/>
        </w:rPr>
        <w:t>60</w:t>
      </w:r>
      <w:r>
        <w:rPr>
          <w:rFonts w:ascii="宋体" w:hAnsi="宋体" w:eastAsia="宋体"/>
          <w:sz w:val="24"/>
        </w:rPr>
        <w:fldChar w:fldCharType="end"/>
      </w:r>
      <w:r>
        <w:rPr>
          <w:rFonts w:ascii="宋体" w:hAnsi="宋体" w:eastAsia="宋体"/>
          <w:sz w:val="24"/>
          <w:szCs w:val="24"/>
        </w:rPr>
        <w:fldChar w:fldCharType="end"/>
      </w:r>
    </w:p>
    <w:p w14:paraId="727C3E84">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_Toc30061 </w:instrText>
      </w:r>
      <w:r>
        <w:rPr>
          <w:rFonts w:ascii="宋体" w:hAnsi="宋体" w:eastAsia="宋体"/>
          <w:sz w:val="24"/>
          <w:szCs w:val="24"/>
        </w:rPr>
        <w:fldChar w:fldCharType="separate"/>
      </w:r>
      <w:r>
        <w:rPr>
          <w:rFonts w:ascii="宋体" w:hAnsi="宋体" w:eastAsia="宋体"/>
          <w:sz w:val="24"/>
        </w:rPr>
        <w:t>致谢</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_Toc30061 \h </w:instrText>
      </w:r>
      <w:r>
        <w:rPr>
          <w:rFonts w:ascii="宋体" w:hAnsi="宋体" w:eastAsia="宋体"/>
          <w:sz w:val="24"/>
        </w:rPr>
        <w:fldChar w:fldCharType="separate"/>
      </w:r>
      <w:r>
        <w:rPr>
          <w:rFonts w:ascii="宋体" w:hAnsi="宋体" w:eastAsia="宋体"/>
          <w:sz w:val="24"/>
        </w:rPr>
        <w:t>62</w:t>
      </w:r>
      <w:r>
        <w:rPr>
          <w:rFonts w:ascii="宋体" w:hAnsi="宋体" w:eastAsia="宋体"/>
          <w:sz w:val="24"/>
        </w:rPr>
        <w:fldChar w:fldCharType="end"/>
      </w:r>
      <w:r>
        <w:rPr>
          <w:rFonts w:ascii="宋体" w:hAnsi="宋体" w:eastAsia="宋体"/>
          <w:sz w:val="24"/>
          <w:szCs w:val="24"/>
        </w:rPr>
        <w:fldChar w:fldCharType="end"/>
      </w:r>
    </w:p>
    <w:p w14:paraId="560440C2">
      <w:pPr>
        <w:keepNext w:val="0"/>
        <w:keepLines w:val="0"/>
        <w:pageBreakBefore w:val="0"/>
        <w:widowControl w:val="0"/>
        <w:kinsoku/>
        <w:wordWrap/>
        <w:overflowPunct/>
        <w:topLinePunct w:val="0"/>
        <w:autoSpaceDE/>
        <w:autoSpaceDN/>
        <w:bidi w:val="0"/>
        <w:adjustRightInd/>
        <w:snapToGrid/>
        <w:ind w:firstLine="0" w:firstLineChars="0"/>
        <w:jc w:val="distribute"/>
        <w:textAlignment w:val="auto"/>
        <w:rPr>
          <w:rFonts w:ascii="Times New Roman" w:hAnsi="Times New Roman" w:eastAsia="黑体"/>
          <w:bCs/>
          <w:szCs w:val="32"/>
        </w:rPr>
        <w:sectPr>
          <w:headerReference r:id="rId9" w:type="default"/>
          <w:footerReference r:id="rId10" w:type="default"/>
          <w:pgSz w:w="11906" w:h="16838"/>
          <w:pgMar w:top="1588" w:right="1418" w:bottom="1418" w:left="1418" w:header="851" w:footer="992" w:gutter="0"/>
          <w:pgNumType w:fmt="upperRoman" w:start="1"/>
          <w:cols w:space="720" w:num="1"/>
          <w:docGrid w:type="lines" w:linePitch="312" w:charSpace="0"/>
        </w:sectPr>
      </w:pPr>
      <w:r>
        <w:rPr>
          <w:rFonts w:ascii="宋体" w:hAnsi="宋体" w:eastAsia="宋体"/>
          <w:sz w:val="24"/>
          <w:szCs w:val="24"/>
        </w:rPr>
        <w:fldChar w:fldCharType="end"/>
      </w:r>
    </w:p>
    <w:p w14:paraId="43DC0943">
      <w:pPr>
        <w:pStyle w:val="2"/>
        <w:spacing w:before="312" w:after="312"/>
        <w:rPr>
          <w:rFonts w:hint="eastAsia"/>
        </w:rPr>
      </w:pPr>
      <w:bookmarkStart w:id="2" w:name="_Toc14026"/>
      <w:bookmarkStart w:id="3" w:name="_Toc30234"/>
      <w:bookmarkStart w:id="4" w:name="_Toc169257594"/>
      <w:r>
        <w:t>1</w:t>
      </w:r>
      <w:r>
        <w:rPr>
          <w:rFonts w:hint="eastAsia"/>
        </w:rPr>
        <w:t xml:space="preserve"> </w:t>
      </w:r>
      <w:r>
        <w:t>绪论</w:t>
      </w:r>
      <w:bookmarkEnd w:id="2"/>
      <w:bookmarkEnd w:id="3"/>
    </w:p>
    <w:p w14:paraId="7CD85718">
      <w:pPr>
        <w:pStyle w:val="3"/>
        <w:spacing w:before="156" w:after="156"/>
        <w:rPr>
          <w:rFonts w:ascii="Times New Roman" w:hAnsi="Times New Roman"/>
          <w:szCs w:val="24"/>
        </w:rPr>
      </w:pPr>
      <w:bookmarkStart w:id="5" w:name="_Toc10909"/>
      <w:bookmarkStart w:id="6" w:name="_Toc17100"/>
      <w:r>
        <w:rPr>
          <w:rFonts w:ascii="Times New Roman" w:hAnsi="Times New Roman"/>
          <w:szCs w:val="24"/>
        </w:rPr>
        <w:t>1.1</w:t>
      </w:r>
      <w:r>
        <w:rPr>
          <w:rFonts w:hint="eastAsia" w:ascii="Times New Roman" w:hAnsi="Times New Roman"/>
          <w:szCs w:val="24"/>
        </w:rPr>
        <w:t xml:space="preserve"> </w:t>
      </w:r>
      <w:bookmarkEnd w:id="4"/>
      <w:r>
        <w:rPr>
          <w:rFonts w:hint="eastAsia" w:ascii="Times New Roman" w:hAnsi="Times New Roman"/>
          <w:szCs w:val="24"/>
        </w:rPr>
        <w:t>研究背景与意义</w:t>
      </w:r>
      <w:bookmarkEnd w:id="5"/>
      <w:bookmarkEnd w:id="6"/>
    </w:p>
    <w:p w14:paraId="094734F2">
      <w:pPr>
        <w:ind w:firstLine="480"/>
        <w:rPr>
          <w:rFonts w:hint="default"/>
        </w:rPr>
      </w:pPr>
      <w:bookmarkStart w:id="7" w:name="_Toc169257595"/>
      <w:r>
        <w:rPr>
          <w:rFonts w:hint="default"/>
        </w:rPr>
        <w:t>最近十几年，城市规模越来越大，私家车数量也一直在涨。交通拥堵、事故频发这些问题越来越突出，智能交通系统（Intelligent Transportation System, ITS）慢慢成了解决交通问题的一个重要方向。ITS 通过摄像头、传感器这些设备来实时监测道路状况，为交通管理提供数据支撑。根据公安部交通管理局发布的数据，到 2025 年底，全国机动车保有量达到了 4.5 亿辆，其中汽车 3.8 亿辆，</w:t>
      </w:r>
      <w:del w:id="0" w:author="许欢" w:date="2026-05-18T13:14:22Z">
        <w:r>
          <w:rPr>
            <w:rFonts w:hint="default"/>
          </w:rPr>
          <w:delText>这么大的</w:delText>
        </w:r>
      </w:del>
      <w:r>
        <w:rPr>
          <w:rFonts w:hint="default"/>
        </w:rPr>
        <w:t>车辆基数</w:t>
      </w:r>
      <w:del w:id="1" w:author="许欢" w:date="2026-05-18T13:14:26Z">
        <w:r>
          <w:rPr>
            <w:rFonts w:hint="default"/>
            <w:lang w:val="en-US"/>
          </w:rPr>
          <w:delText>下</w:delText>
        </w:r>
      </w:del>
      <w:ins w:id="2" w:author="许欢" w:date="2026-05-18T13:14:27Z">
        <w:r>
          <w:rPr>
            <w:rFonts w:hint="eastAsia"/>
            <w:lang w:val="en-US" w:eastAsia="zh-CN"/>
          </w:rPr>
          <w:t>不断</w:t>
        </w:r>
      </w:ins>
      <w:ins w:id="3" w:author="许欢" w:date="2026-05-18T13:14:28Z">
        <w:r>
          <w:rPr>
            <w:rFonts w:hint="eastAsia"/>
            <w:lang w:val="en-US" w:eastAsia="zh-CN"/>
          </w:rPr>
          <w:t>扩大</w:t>
        </w:r>
      </w:ins>
      <w:r>
        <w:rPr>
          <w:rFonts w:hint="default"/>
        </w:rPr>
        <w:t>，靠人工来监控交通显然不现实。</w:t>
      </w:r>
    </w:p>
    <w:p w14:paraId="599DEC16">
      <w:pPr>
        <w:ind w:firstLine="480"/>
        <w:rPr>
          <w:rFonts w:hint="default"/>
        </w:rPr>
      </w:pPr>
      <w:r>
        <w:rPr>
          <w:rFonts w:hint="default"/>
        </w:rPr>
        <w:t>智能交通系统的核心能力之一就是车辆检测——</w:t>
      </w:r>
      <w:del w:id="4" w:author="许欢" w:date="2026-05-18T13:14:52Z">
        <w:r>
          <w:rPr>
            <w:rFonts w:hint="default"/>
            <w:lang w:val="en-US"/>
          </w:rPr>
          <w:delText>也就是</w:delText>
        </w:r>
      </w:del>
      <w:ins w:id="5" w:author="许欢" w:date="2026-05-18T13:14:53Z">
        <w:r>
          <w:rPr>
            <w:rFonts w:hint="eastAsia"/>
            <w:lang w:val="en-US" w:eastAsia="zh-CN"/>
          </w:rPr>
          <w:t>即</w:t>
        </w:r>
      </w:ins>
      <w:r>
        <w:rPr>
          <w:rFonts w:hint="default"/>
        </w:rPr>
        <w:t>从道路图像或者视频里把车辆识别出来，确定它们的位置和类型。</w:t>
      </w:r>
      <w:del w:id="6" w:author="许欢" w:date="2026-05-18T13:15:04Z">
        <w:r>
          <w:rPr>
            <w:rFonts w:hint="default"/>
          </w:rPr>
          <w:delText>这个任务看起来简单，做起来其实有不少挑战。</w:delText>
        </w:r>
      </w:del>
      <w:r>
        <w:commentReference w:id="0"/>
      </w:r>
      <w:r>
        <w:rPr>
          <w:rFonts w:hint="default"/>
        </w:rPr>
        <w:t>近几年深度学习技术发展很快，尤其是目标检测</w:t>
      </w:r>
      <w:del w:id="7" w:author="许欢" w:date="2026-05-18T13:16:05Z">
        <w:r>
          <w:rPr>
            <w:rFonts w:hint="default"/>
            <w:lang w:val="en-US"/>
          </w:rPr>
          <w:delText>这块，</w:delText>
        </w:r>
      </w:del>
      <w:ins w:id="8" w:author="许欢" w:date="2026-05-18T13:16:08Z">
        <w:r>
          <w:rPr>
            <w:rFonts w:hint="eastAsia"/>
            <w:lang w:val="en-US" w:eastAsia="zh-CN"/>
          </w:rPr>
          <w:t>领域</w:t>
        </w:r>
      </w:ins>
      <w:del w:id="9" w:author="许欢" w:date="2026-05-18T13:16:45Z">
        <w:r>
          <w:rPr>
            <w:rFonts w:hint="default"/>
          </w:rPr>
          <w:delText>出现了很多不错的</w:delText>
        </w:r>
      </w:del>
      <w:ins w:id="10" w:author="许欢" w:date="2026-05-18T13:16:45Z">
        <w:r>
          <w:rPr>
            <w:rFonts w:hint="eastAsia"/>
            <w:lang w:eastAsia="zh-CN"/>
          </w:rPr>
          <w:t>，</w:t>
        </w:r>
      </w:ins>
      <w:ins w:id="11" w:author="许欢" w:date="2026-05-18T13:16:49Z">
        <w:r>
          <w:rPr>
            <w:rFonts w:hint="eastAsia"/>
            <w:lang w:val="en-US" w:eastAsia="zh-CN"/>
          </w:rPr>
          <w:t>新兴</w:t>
        </w:r>
      </w:ins>
      <w:r>
        <w:rPr>
          <w:rFonts w:hint="default"/>
        </w:rPr>
        <w:t>算法</w:t>
      </w:r>
      <w:ins w:id="12" w:author="许欢" w:date="2026-05-18T13:16:53Z">
        <w:r>
          <w:rPr>
            <w:rFonts w:hint="eastAsia"/>
            <w:lang w:val="en-US" w:eastAsia="zh-CN"/>
          </w:rPr>
          <w:t>不断</w:t>
        </w:r>
      </w:ins>
      <w:ins w:id="13" w:author="许欢" w:date="2026-05-18T13:16:56Z">
        <w:r>
          <w:rPr>
            <w:rFonts w:hint="eastAsia"/>
            <w:lang w:val="en-US" w:eastAsia="zh-CN"/>
          </w:rPr>
          <w:t>涌现</w:t>
        </w:r>
      </w:ins>
      <w:r>
        <w:rPr>
          <w:rFonts w:hint="default"/>
        </w:rPr>
        <w:t>。从</w:t>
      </w:r>
      <w:del w:id="14" w:author="许欢" w:date="2026-05-18T13:17:16Z">
        <w:r>
          <w:rPr>
            <w:rFonts w:hint="default"/>
          </w:rPr>
          <w:delText>最早的</w:delText>
        </w:r>
      </w:del>
      <w:r>
        <w:rPr>
          <w:rFonts w:hint="default"/>
        </w:rPr>
        <w:t xml:space="preserve"> R-CNN，到</w:t>
      </w:r>
      <w:del w:id="15" w:author="许欢" w:date="2026-05-18T13:17:18Z">
        <w:r>
          <w:rPr>
            <w:rFonts w:hint="default"/>
          </w:rPr>
          <w:delText xml:space="preserve">后来的 </w:delText>
        </w:r>
      </w:del>
      <w:r>
        <w:rPr>
          <w:rFonts w:hint="default"/>
        </w:rPr>
        <w:t>Fast R-CNN、Faster R-CNN，再到 YOLO 系列和 SSD，检测的准确率和速度都在不断提高。YOLO 系列因为模型结构相对简洁、推理速度快，</w:t>
      </w:r>
      <w:del w:id="16" w:author="许欢" w:date="2026-05-18T13:17:43Z">
        <w:r>
          <w:rPr>
            <w:rFonts w:hint="default"/>
            <w:lang w:val="en-US"/>
          </w:rPr>
          <w:delText>在工程上用得特别多</w:delText>
        </w:r>
      </w:del>
      <w:ins w:id="17" w:author="许欢" w:date="2026-05-18T13:17:43Z">
        <w:r>
          <w:rPr>
            <w:rFonts w:hint="eastAsia"/>
            <w:lang w:val="en-US" w:eastAsia="zh-CN"/>
          </w:rPr>
          <w:t>成为</w:t>
        </w:r>
      </w:ins>
      <w:ins w:id="18" w:author="许欢" w:date="2026-05-18T13:17:49Z">
        <w:r>
          <w:rPr>
            <w:rFonts w:hint="eastAsia"/>
            <w:lang w:val="en-US" w:eastAsia="zh-CN"/>
          </w:rPr>
          <w:t>工业</w:t>
        </w:r>
      </w:ins>
      <w:ins w:id="19" w:author="许欢" w:date="2026-05-18T13:17:51Z">
        <w:r>
          <w:rPr>
            <w:rFonts w:hint="eastAsia"/>
            <w:lang w:val="en-US" w:eastAsia="zh-CN"/>
          </w:rPr>
          <w:t>界</w:t>
        </w:r>
      </w:ins>
      <w:ins w:id="20" w:author="许欢" w:date="2026-05-18T13:17:53Z">
        <w:r>
          <w:rPr>
            <w:rFonts w:hint="eastAsia"/>
            <w:lang w:val="en-US" w:eastAsia="zh-CN"/>
          </w:rPr>
          <w:t>应用</w:t>
        </w:r>
      </w:ins>
      <w:ins w:id="21" w:author="许欢" w:date="2026-05-18T13:17:55Z">
        <w:r>
          <w:rPr>
            <w:rFonts w:hint="eastAsia"/>
            <w:lang w:val="en-US" w:eastAsia="zh-CN"/>
          </w:rPr>
          <w:t>最广的</w:t>
        </w:r>
      </w:ins>
      <w:ins w:id="22" w:author="许欢" w:date="2026-05-18T13:17:58Z">
        <w:r>
          <w:rPr>
            <w:rFonts w:hint="eastAsia"/>
            <w:lang w:val="en-US" w:eastAsia="zh-CN"/>
          </w:rPr>
          <w:t>框架</w:t>
        </w:r>
      </w:ins>
      <w:ins w:id="23" w:author="许欢" w:date="2026-05-18T13:17:59Z">
        <w:r>
          <w:rPr>
            <w:rFonts w:hint="eastAsia"/>
            <w:lang w:val="en-US" w:eastAsia="zh-CN"/>
          </w:rPr>
          <w:t>之一</w:t>
        </w:r>
      </w:ins>
      <w:r>
        <w:rPr>
          <w:rFonts w:hint="default"/>
        </w:rPr>
        <w:t>。</w:t>
      </w:r>
      <w:del w:id="24" w:author="许欢" w:date="2026-05-18T13:13:04Z">
        <w:r>
          <w:rPr>
            <w:rFonts w:hint="default"/>
            <w:lang w:val="en-US"/>
          </w:rPr>
          <w:delText>我这次</w:delText>
        </w:r>
      </w:del>
      <w:ins w:id="25" w:author="许欢" w:date="2026-05-18T13:13:05Z">
        <w:r>
          <w:rPr>
            <w:rFonts w:hint="eastAsia"/>
            <w:lang w:val="en-US" w:eastAsia="zh-CN"/>
          </w:rPr>
          <w:t>本系统</w:t>
        </w:r>
      </w:ins>
      <w:ins w:id="26" w:author="许欢" w:date="2026-05-18T13:13:07Z">
        <w:r>
          <w:rPr>
            <w:rFonts w:hint="eastAsia"/>
            <w:lang w:val="en-US" w:eastAsia="zh-CN"/>
          </w:rPr>
          <w:t>选</w:t>
        </w:r>
      </w:ins>
      <w:r>
        <w:rPr>
          <w:rFonts w:hint="default"/>
        </w:rPr>
        <w:t>用的</w:t>
      </w:r>
      <w:ins w:id="27" w:author="许欢" w:date="2026-05-18T13:18:29Z">
        <w:r>
          <w:rPr>
            <w:rFonts w:hint="default"/>
          </w:rPr>
          <w:t>是</w:t>
        </w:r>
      </w:ins>
      <w:ins w:id="28" w:author="许欢" w:date="2026-05-18T13:18:18Z">
        <w:r>
          <w:rPr>
            <w:rFonts w:hint="default"/>
          </w:rPr>
          <w:t xml:space="preserve"> 2023 年 Ultralytics</w:t>
        </w:r>
      </w:ins>
      <w:del w:id="29" w:author="许欢" w:date="2026-05-18T13:18:34Z">
        <w:r>
          <w:rPr>
            <w:rFonts w:hint="default"/>
          </w:rPr>
          <w:delText xml:space="preserve"> </w:delText>
        </w:r>
      </w:del>
      <w:del w:id="30" w:author="许欢" w:date="2026-05-18T13:18:29Z">
        <w:r>
          <w:rPr>
            <w:rFonts w:hint="default"/>
          </w:rPr>
          <w:delText>YOLOv8 是</w:delText>
        </w:r>
      </w:del>
      <w:del w:id="31" w:author="许欢" w:date="2026-05-18T13:18:18Z">
        <w:r>
          <w:rPr>
            <w:rFonts w:hint="default"/>
          </w:rPr>
          <w:delText xml:space="preserve"> 2023 年 Ultralytics</w:delText>
        </w:r>
      </w:del>
      <w:r>
        <w:rPr>
          <w:rFonts w:hint="default"/>
        </w:rPr>
        <w:t xml:space="preserve"> 发布的</w:t>
      </w:r>
      <w:ins w:id="32" w:author="许欢" w:date="2026-05-18T13:18:26Z">
        <w:r>
          <w:rPr>
            <w:rFonts w:hint="default"/>
          </w:rPr>
          <w:t xml:space="preserve">YOLOv8 </w:t>
        </w:r>
      </w:ins>
      <w:r>
        <w:rPr>
          <w:rFonts w:hint="default"/>
        </w:rPr>
        <w:t>版本，</w:t>
      </w:r>
      <w:del w:id="33" w:author="许欢" w:date="2026-05-18T13:13:30Z">
        <w:r>
          <w:rPr>
            <w:rFonts w:hint="default"/>
            <w:lang w:val="en-US"/>
          </w:rPr>
          <w:delText>它做了几个比较大的改动：</w:delText>
        </w:r>
      </w:del>
      <w:ins w:id="34" w:author="许欢" w:date="2026-05-18T13:13:31Z">
        <w:r>
          <w:rPr>
            <w:rFonts w:hint="eastAsia"/>
            <w:lang w:val="en-US" w:eastAsia="zh-CN"/>
          </w:rPr>
          <w:t>此</w:t>
        </w:r>
      </w:ins>
      <w:ins w:id="35" w:author="许欢" w:date="2026-05-18T13:13:34Z">
        <w:r>
          <w:rPr>
            <w:rFonts w:hint="eastAsia"/>
            <w:lang w:val="en-US" w:eastAsia="zh-CN"/>
          </w:rPr>
          <w:t>版本</w:t>
        </w:r>
      </w:ins>
      <w:r>
        <w:rPr>
          <w:rFonts w:hint="default"/>
        </w:rPr>
        <w:t>去</w:t>
      </w:r>
      <w:del w:id="36" w:author="许欢" w:date="2026-05-18T13:13:43Z">
        <w:r>
          <w:rPr>
            <w:rFonts w:hint="default"/>
            <w:lang w:val="en-US"/>
          </w:rPr>
          <w:delText>掉了</w:delText>
        </w:r>
      </w:del>
      <w:ins w:id="37" w:author="许欢" w:date="2026-05-18T13:13:45Z">
        <w:r>
          <w:rPr>
            <w:rFonts w:hint="eastAsia"/>
            <w:lang w:val="en-US" w:eastAsia="zh-CN"/>
          </w:rPr>
          <w:t>除了</w:t>
        </w:r>
      </w:ins>
      <w:r>
        <w:rPr>
          <w:rFonts w:hint="default"/>
        </w:rPr>
        <w:t>预设锚点框（Anchor-Free），把分类和回归分开处理（Decoupled Head），引入了 C2f 模块</w:t>
      </w:r>
      <w:del w:id="38" w:author="许欢" w:date="2026-05-18T13:19:08Z">
        <w:r>
          <w:rPr>
            <w:rFonts w:hint="default"/>
          </w:rPr>
          <w:delText>。这些改动让</w:delText>
        </w:r>
      </w:del>
      <w:ins w:id="39" w:author="许欢" w:date="2026-05-18T13:19:08Z">
        <w:r>
          <w:rPr>
            <w:rFonts w:hint="eastAsia"/>
            <w:lang w:eastAsia="zh-CN"/>
          </w:rPr>
          <w:t>，</w:t>
        </w:r>
      </w:ins>
      <w:ins w:id="40" w:author="许欢" w:date="2026-05-18T13:19:14Z">
        <w:r>
          <w:rPr>
            <w:rFonts w:hint="eastAsia"/>
            <w:lang w:val="en-US" w:eastAsia="zh-CN"/>
          </w:rPr>
          <w:t>使</w:t>
        </w:r>
      </w:ins>
      <w:r>
        <w:rPr>
          <w:rFonts w:hint="default"/>
        </w:rPr>
        <w:t xml:space="preserve"> YOLOv8 在 COCO 数据集上的综合表现</w:t>
      </w:r>
      <w:del w:id="41" w:author="许欢" w:date="2026-05-18T13:20:11Z">
        <w:r>
          <w:rPr>
            <w:rFonts w:hint="default"/>
            <w:lang w:val="en-US"/>
          </w:rPr>
          <w:delText>很不错，这也是我选它作为</w:delText>
        </w:r>
      </w:del>
      <w:ins w:id="42" w:author="许欢" w:date="2026-05-18T13:20:13Z">
        <w:r>
          <w:rPr>
            <w:rFonts w:hint="eastAsia"/>
            <w:lang w:val="en-US" w:eastAsia="zh-CN"/>
          </w:rPr>
          <w:t>良好，</w:t>
        </w:r>
      </w:ins>
      <w:ins w:id="43" w:author="许欢" w:date="2026-05-18T13:20:23Z">
        <w:r>
          <w:rPr>
            <w:rFonts w:hint="eastAsia"/>
            <w:lang w:val="en-US" w:eastAsia="zh-CN"/>
          </w:rPr>
          <w:t>亦</w:t>
        </w:r>
      </w:ins>
      <w:ins w:id="44" w:author="许欢" w:date="2026-05-18T13:21:44Z">
        <w:r>
          <w:rPr>
            <w:rFonts w:hint="eastAsia"/>
            <w:lang w:val="en-US" w:eastAsia="zh-CN"/>
          </w:rPr>
          <w:t>因此</w:t>
        </w:r>
      </w:ins>
      <w:ins w:id="45" w:author="许欢" w:date="2026-05-18T13:20:28Z">
        <w:r>
          <w:rPr>
            <w:rFonts w:hint="eastAsia"/>
            <w:lang w:val="en-US" w:eastAsia="zh-CN"/>
          </w:rPr>
          <w:t>本</w:t>
        </w:r>
      </w:ins>
      <w:ins w:id="46" w:author="许欢" w:date="2026-05-18T13:20:30Z">
        <w:r>
          <w:rPr>
            <w:rFonts w:hint="eastAsia"/>
            <w:lang w:val="en-US" w:eastAsia="zh-CN"/>
          </w:rPr>
          <w:t>系统</w:t>
        </w:r>
      </w:ins>
      <w:ins w:id="47" w:author="许欢" w:date="2026-05-18T13:21:12Z">
        <w:r>
          <w:rPr>
            <w:rFonts w:hint="eastAsia"/>
            <w:lang w:val="en-US" w:eastAsia="zh-CN"/>
          </w:rPr>
          <w:t>选</w:t>
        </w:r>
      </w:ins>
      <w:ins w:id="48" w:author="许欢" w:date="2026-05-18T13:21:55Z">
        <w:r>
          <w:rPr>
            <w:rFonts w:hint="eastAsia"/>
            <w:lang w:val="en-US" w:eastAsia="zh-CN"/>
          </w:rPr>
          <w:t>此</w:t>
        </w:r>
      </w:ins>
      <w:ins w:id="49" w:author="许欢" w:date="2026-05-18T13:21:56Z">
        <w:r>
          <w:rPr>
            <w:rFonts w:hint="eastAsia"/>
            <w:lang w:val="en-US" w:eastAsia="zh-CN"/>
          </w:rPr>
          <w:t>作为</w:t>
        </w:r>
      </w:ins>
      <w:ins w:id="50" w:author="许欢" w:date="2026-05-18T13:21:57Z">
        <w:r>
          <w:rPr>
            <w:rFonts w:hint="eastAsia"/>
            <w:lang w:val="en-US" w:eastAsia="zh-CN"/>
          </w:rPr>
          <w:t>核心</w:t>
        </w:r>
      </w:ins>
      <w:r>
        <w:rPr>
          <w:rFonts w:hint="default"/>
        </w:rPr>
        <w:t>检测模型</w:t>
      </w:r>
      <w:del w:id="51" w:author="许欢" w:date="2026-05-18T13:21:39Z">
        <w:r>
          <w:rPr>
            <w:rFonts w:hint="default"/>
          </w:rPr>
          <w:delText>的原因</w:delText>
        </w:r>
      </w:del>
      <w:r>
        <w:rPr>
          <w:rFonts w:hint="default"/>
        </w:rPr>
        <w:t>。</w:t>
      </w:r>
    </w:p>
    <w:p w14:paraId="05E22086">
      <w:pPr>
        <w:ind w:firstLine="480"/>
        <w:rPr>
          <w:rFonts w:hint="default"/>
        </w:rPr>
      </w:pPr>
      <w:del w:id="52" w:author="许欢" w:date="2026-05-18T13:22:21Z">
        <w:r>
          <w:rPr>
            <w:rFonts w:hint="default"/>
            <w:lang w:val="en-US"/>
          </w:rPr>
          <w:delText>但是有一个问题：这些</w:delText>
        </w:r>
      </w:del>
      <w:ins w:id="53" w:author="许欢" w:date="2026-05-18T13:22:21Z">
        <w:r>
          <w:rPr>
            <w:rFonts w:hint="eastAsia"/>
            <w:lang w:val="en-US" w:eastAsia="zh-CN"/>
          </w:rPr>
          <w:t>然而</w:t>
        </w:r>
      </w:ins>
      <w:ins w:id="54" w:author="许欢" w:date="2026-05-18T13:22:22Z">
        <w:r>
          <w:rPr>
            <w:rFonts w:hint="eastAsia"/>
            <w:lang w:val="en-US" w:eastAsia="zh-CN"/>
          </w:rPr>
          <w:t>，</w:t>
        </w:r>
      </w:ins>
      <w:ins w:id="55" w:author="许欢" w:date="2026-05-18T13:22:24Z">
        <w:r>
          <w:rPr>
            <w:rFonts w:hint="eastAsia"/>
            <w:lang w:val="en-US" w:eastAsia="zh-CN"/>
          </w:rPr>
          <w:t>现有</w:t>
        </w:r>
      </w:ins>
      <w:r>
        <w:rPr>
          <w:rFonts w:hint="default"/>
        </w:rPr>
        <w:t>检测模型</w:t>
      </w:r>
      <w:del w:id="56" w:author="许欢" w:date="2026-05-18T13:22:31Z">
        <w:r>
          <w:rPr>
            <w:rFonts w:hint="default"/>
            <w:lang w:val="en-US"/>
          </w:rPr>
          <w:delText>基本上都是在</w:delText>
        </w:r>
      </w:del>
      <w:ins w:id="57" w:author="许欢" w:date="2026-05-18T13:22:32Z">
        <w:r>
          <w:rPr>
            <w:rFonts w:hint="eastAsia"/>
            <w:lang w:val="en-US" w:eastAsia="zh-CN"/>
          </w:rPr>
          <w:t>大多基于</w:t>
        </w:r>
      </w:ins>
      <w:r>
        <w:rPr>
          <w:rFonts w:hint="default"/>
        </w:rPr>
        <w:t>晴天、光线好</w:t>
      </w:r>
      <w:ins w:id="58" w:author="许欢" w:date="2026-05-18T13:22:47Z">
        <w:r>
          <w:rPr>
            <w:rFonts w:hint="eastAsia"/>
            <w:lang w:val="en-US" w:eastAsia="zh-CN"/>
          </w:rPr>
          <w:t>等</w:t>
        </w:r>
      </w:ins>
      <w:ins w:id="59" w:author="许欢" w:date="2026-05-18T13:22:49Z">
        <w:r>
          <w:rPr>
            <w:rFonts w:hint="eastAsia"/>
            <w:lang w:val="en-US" w:eastAsia="zh-CN"/>
          </w:rPr>
          <w:t>特定</w:t>
        </w:r>
      </w:ins>
      <w:del w:id="60" w:author="许欢" w:date="2026-05-18T13:22:50Z">
        <w:r>
          <w:rPr>
            <w:rFonts w:hint="default"/>
          </w:rPr>
          <w:delText>的</w:delText>
        </w:r>
      </w:del>
      <w:r>
        <w:rPr>
          <w:rFonts w:hint="default"/>
        </w:rPr>
        <w:t>条件下</w:t>
      </w:r>
      <w:ins w:id="61" w:author="许欢" w:date="2026-05-18T13:22:54Z">
        <w:r>
          <w:rPr>
            <w:rFonts w:hint="eastAsia"/>
            <w:lang w:val="en-US" w:eastAsia="zh-CN"/>
          </w:rPr>
          <w:t>进行</w:t>
        </w:r>
      </w:ins>
      <w:r>
        <w:rPr>
          <w:rFonts w:hint="default"/>
        </w:rPr>
        <w:t>训练和测试的，而实际路况</w:t>
      </w:r>
      <w:del w:id="62" w:author="许欢" w:date="2026-05-18T13:23:05Z">
        <w:r>
          <w:rPr>
            <w:rFonts w:hint="default"/>
            <w:lang w:val="en-US"/>
          </w:rPr>
          <w:delText>可没这么理想。</w:delText>
        </w:r>
      </w:del>
      <w:ins w:id="63" w:author="许欢" w:date="2026-05-18T13:23:06Z">
        <w:r>
          <w:rPr>
            <w:rFonts w:hint="eastAsia"/>
            <w:lang w:val="en-US" w:eastAsia="zh-CN"/>
          </w:rPr>
          <w:t>多</w:t>
        </w:r>
      </w:ins>
      <w:ins w:id="64" w:author="许欢" w:date="2026-05-18T13:23:09Z">
        <w:r>
          <w:rPr>
            <w:rFonts w:hint="eastAsia"/>
            <w:lang w:val="en-US" w:eastAsia="zh-CN"/>
          </w:rPr>
          <w:t>存在</w:t>
        </w:r>
      </w:ins>
      <w:r>
        <w:rPr>
          <w:rFonts w:hint="default"/>
        </w:rPr>
        <w:t>雾天、下雨、晚上光线不足</w:t>
      </w:r>
      <w:del w:id="65" w:author="许欢" w:date="2026-05-18T13:23:13Z">
        <w:r>
          <w:rPr>
            <w:rFonts w:hint="default"/>
            <w:lang w:val="en-US"/>
          </w:rPr>
          <w:delText>，这些情况都很常见</w:delText>
        </w:r>
      </w:del>
      <w:ins w:id="66" w:author="许欢" w:date="2026-05-18T13:23:14Z">
        <w:r>
          <w:rPr>
            <w:rFonts w:hint="eastAsia"/>
            <w:lang w:val="en-US" w:eastAsia="zh-CN"/>
          </w:rPr>
          <w:t>等</w:t>
        </w:r>
      </w:ins>
      <w:ins w:id="67" w:author="许欢" w:date="2026-05-18T13:23:15Z">
        <w:r>
          <w:rPr>
            <w:rFonts w:hint="eastAsia"/>
            <w:lang w:val="en-US" w:eastAsia="zh-CN"/>
          </w:rPr>
          <w:t>问题</w:t>
        </w:r>
      </w:ins>
      <w:r>
        <w:rPr>
          <w:rFonts w:hint="default"/>
        </w:rPr>
        <w:t>。</w:t>
      </w:r>
      <w:del w:id="68" w:author="许欢" w:date="2026-05-18T13:23:18Z">
        <w:r>
          <w:rPr>
            <w:rFonts w:hint="default"/>
            <w:lang w:val="en-US"/>
          </w:rPr>
          <w:delText>拿</w:delText>
        </w:r>
      </w:del>
      <w:ins w:id="69" w:author="许欢" w:date="2026-05-18T13:23:18Z">
        <w:r>
          <w:rPr>
            <w:rFonts w:hint="eastAsia"/>
            <w:lang w:val="en-US" w:eastAsia="zh-CN"/>
          </w:rPr>
          <w:t>如</w:t>
        </w:r>
      </w:ins>
      <w:r>
        <w:rPr>
          <w:rFonts w:hint="default"/>
        </w:rPr>
        <w:t>雾天</w:t>
      </w:r>
      <w:del w:id="70" w:author="许欢" w:date="2026-05-18T13:23:21Z">
        <w:r>
          <w:rPr>
            <w:rFonts w:hint="default"/>
          </w:rPr>
          <w:delText>来说</w:delText>
        </w:r>
      </w:del>
      <w:r>
        <w:rPr>
          <w:rFonts w:hint="default"/>
        </w:rPr>
        <w:t>，空气里的微粒会散射光线，拍出来的图像发白，对比度低，车跟背景糊在一起。</w:t>
      </w:r>
      <w:del w:id="71" w:author="许欢" w:date="2026-05-18T13:23:32Z">
        <w:r>
          <w:rPr>
            <w:rFonts w:hint="default"/>
          </w:rPr>
          <w:delText>下</w:delText>
        </w:r>
      </w:del>
      <w:r>
        <w:rPr>
          <w:rFonts w:hint="default"/>
        </w:rPr>
        <w:t>雨天，雨滴打在镜头上，地上的积水反光，图像里多了很多噪点。晚上光线暗，画面整体偏黑，很多细节根本看不清。</w:t>
      </w:r>
    </w:p>
    <w:p w14:paraId="69C68A8D">
      <w:pPr>
        <w:ind w:firstLine="480"/>
        <w:rPr>
          <w:rFonts w:hint="default"/>
        </w:rPr>
      </w:pPr>
      <w:del w:id="72" w:author="许欢" w:date="2026-05-18T13:23:50Z">
        <w:r>
          <w:rPr>
            <w:rFonts w:hint="default"/>
            <w:lang w:val="en-US"/>
          </w:rPr>
          <w:delText>看了一些文献发现</w:delText>
        </w:r>
      </w:del>
      <w:ins w:id="73" w:author="许欢" w:date="2026-05-18T13:23:51Z">
        <w:r>
          <w:rPr>
            <w:rFonts w:hint="eastAsia"/>
            <w:lang w:val="en-US" w:eastAsia="zh-CN"/>
          </w:rPr>
          <w:t>研究</w:t>
        </w:r>
      </w:ins>
      <w:ins w:id="74" w:author="许欢" w:date="2026-05-18T13:23:52Z">
        <w:r>
          <w:rPr>
            <w:rFonts w:hint="eastAsia"/>
            <w:lang w:val="en-US" w:eastAsia="zh-CN"/>
          </w:rPr>
          <w:t>表明</w:t>
        </w:r>
      </w:ins>
      <w:r>
        <w:rPr>
          <w:rFonts w:hint="default"/>
        </w:rPr>
        <w:t>，恶劣天气对检测精度的影响</w:t>
      </w:r>
      <w:del w:id="75" w:author="许欢" w:date="2026-05-18T13:23:59Z">
        <w:r>
          <w:rPr>
            <w:rFonts w:hint="default"/>
            <w:lang w:val="en-US"/>
          </w:rPr>
          <w:delText>还是挺大的</w:delText>
        </w:r>
      </w:del>
      <w:ins w:id="76" w:author="许欢" w:date="2026-05-18T13:23:59Z">
        <w:r>
          <w:rPr>
            <w:rFonts w:hint="eastAsia"/>
            <w:lang w:val="en-US" w:eastAsia="zh-CN"/>
          </w:rPr>
          <w:t>极大</w:t>
        </w:r>
      </w:ins>
      <w:r>
        <w:rPr>
          <w:rFonts w:hint="default"/>
        </w:rPr>
        <w:t>。在中等浓度的雾天条件下，YOLOv8 的 mAP50 会从正常天气的 0.95 以上掉到 0.7 左右，下降超过 25%</w:t>
      </w:r>
      <w:del w:id="77" w:author="许欢" w:date="2026-05-18T13:27:33Z">
        <w:r>
          <w:rPr>
            <w:rFonts w:hint="default"/>
          </w:rPr>
          <w:delText>。</w:delText>
        </w:r>
      </w:del>
      <w:del w:id="78" w:author="许欢" w:date="2026-05-18T13:27:32Z">
        <w:r>
          <w:rPr>
            <w:rFonts w:hint="default"/>
            <w:lang w:val="en-US"/>
          </w:rPr>
          <w:delText>也就是说，本来</w:delText>
        </w:r>
      </w:del>
      <w:del w:id="79" w:author="许欢" w:date="2026-05-18T13:25:01Z">
        <w:r>
          <w:rPr>
            <w:rFonts w:hint="default"/>
          </w:rPr>
          <w:delText>能准确检测出来的车，在雾天可能就漏掉不少。</w:delText>
        </w:r>
      </w:del>
      <w:ins w:id="80" w:author="许欢" w:date="2026-05-18T13:25:01Z">
        <w:r>
          <w:rPr>
            <w:rFonts w:hint="eastAsia"/>
            <w:lang w:eastAsia="zh-CN"/>
          </w:rPr>
          <w:t>，</w:t>
        </w:r>
      </w:ins>
      <w:ins w:id="81" w:author="许欢" w:date="2026-05-18T13:27:13Z">
        <w:r>
          <w:rPr/>
          <w:t>这种性能退化在安全攸关的交通监控和自动驾驶场景中是不可接受的</w:t>
        </w:r>
      </w:ins>
      <w:del w:id="82" w:author="许欢" w:date="2026-05-18T13:27:13Z">
        <w:r>
          <w:rPr>
            <w:rFonts w:hint="default"/>
          </w:rPr>
          <w:delText>对于交通监控来说，这种性能下降是不太能接受的</w:delText>
        </w:r>
      </w:del>
      <w:r>
        <w:rPr>
          <w:rFonts w:hint="default"/>
        </w:rPr>
        <w:t>。</w:t>
      </w:r>
    </w:p>
    <w:p w14:paraId="45CBE563">
      <w:pPr>
        <w:ind w:firstLine="480"/>
        <w:rPr>
          <w:rFonts w:hint="default"/>
        </w:rPr>
      </w:pPr>
      <w:del w:id="83" w:author="许欢" w:date="2026-05-18T13:27:56Z">
        <w:r>
          <w:rPr>
            <w:rFonts w:hint="default"/>
            <w:lang w:val="en-US"/>
          </w:rPr>
          <w:delText>怎么解决呢？我想到的办法是：</w:delText>
        </w:r>
      </w:del>
      <w:ins w:id="84" w:author="许欢" w:date="2026-05-18T13:27:56Z">
        <w:r>
          <w:rPr>
            <w:rFonts w:hint="eastAsia"/>
            <w:lang w:val="en-US" w:eastAsia="zh-CN"/>
          </w:rPr>
          <w:t>针对</w:t>
        </w:r>
      </w:ins>
      <w:ins w:id="85" w:author="许欢" w:date="2026-05-18T13:27:57Z">
        <w:r>
          <w:rPr>
            <w:rFonts w:hint="eastAsia"/>
            <w:lang w:val="en-US" w:eastAsia="zh-CN"/>
          </w:rPr>
          <w:t>以上</w:t>
        </w:r>
      </w:ins>
      <w:ins w:id="86" w:author="许欢" w:date="2026-05-18T13:27:58Z">
        <w:r>
          <w:rPr>
            <w:rFonts w:hint="eastAsia"/>
            <w:lang w:val="en-US" w:eastAsia="zh-CN"/>
          </w:rPr>
          <w:t>问题，</w:t>
        </w:r>
      </w:ins>
      <w:ins w:id="87" w:author="许欢" w:date="2026-05-18T13:28:01Z">
        <w:r>
          <w:rPr>
            <w:rFonts w:hint="eastAsia"/>
            <w:lang w:val="en-US" w:eastAsia="zh-CN"/>
          </w:rPr>
          <w:t>本系统</w:t>
        </w:r>
      </w:ins>
      <w:ins w:id="88" w:author="许欢" w:date="2026-05-18T13:28:26Z">
        <w:r>
          <w:rPr>
            <w:rFonts w:hint="eastAsia"/>
            <w:lang w:val="en-US" w:eastAsia="zh-CN"/>
          </w:rPr>
          <w:t>首</w:t>
        </w:r>
      </w:ins>
      <w:r>
        <w:rPr>
          <w:rFonts w:hint="default"/>
        </w:rPr>
        <w:t>先对图像</w:t>
      </w:r>
      <w:del w:id="89" w:author="许欢" w:date="2026-05-18T13:28:33Z">
        <w:r>
          <w:rPr>
            <w:rFonts w:hint="default"/>
          </w:rPr>
          <w:delText>做个</w:delText>
        </w:r>
      </w:del>
      <w:r>
        <w:rPr>
          <w:rFonts w:hint="default"/>
        </w:rPr>
        <w:t>增强处理，</w:t>
      </w:r>
      <w:ins w:id="90" w:author="许欢" w:date="2026-05-18T13:28:42Z">
        <w:r>
          <w:rPr>
            <w:rFonts w:hint="eastAsia"/>
            <w:lang w:val="en-US" w:eastAsia="zh-CN"/>
          </w:rPr>
          <w:t>提高</w:t>
        </w:r>
      </w:ins>
      <w:del w:id="91" w:author="许欢" w:date="2026-05-18T13:28:36Z">
        <w:r>
          <w:rPr>
            <w:rFonts w:hint="default"/>
          </w:rPr>
          <w:delText>把</w:delText>
        </w:r>
      </w:del>
      <w:r>
        <w:rPr>
          <w:rFonts w:hint="default"/>
        </w:rPr>
        <w:t>图像质量</w:t>
      </w:r>
      <w:del w:id="92" w:author="许欢" w:date="2026-05-18T13:28:38Z">
        <w:r>
          <w:rPr>
            <w:rFonts w:hint="default"/>
          </w:rPr>
          <w:delText>提上来</w:delText>
        </w:r>
      </w:del>
      <w:r>
        <w:rPr>
          <w:rFonts w:hint="default"/>
        </w:rPr>
        <w:t>，</w:t>
      </w:r>
      <w:commentRangeStart w:id="1"/>
      <w:r>
        <w:rPr>
          <w:rFonts w:hint="default"/>
        </w:rPr>
        <w:t>再用增强后的图像去做检测。图像增强的方法也不少。传统的方法像直方图均衡化、CLAHE、Gamma 校正这些，跑得快但效果有限。基于物理模型的方法比如暗通道先验（Dark Channel Prior, DCP）去雾算法，在均匀雾天效果不错，但天气稍微复杂点就不太行了。这几年深度学习的方法进步很大，像 MBLLEN 做低光照增强、Zero-DCE 不需要配对数据就能做增强、NAFNet 结构简单但在去雾去雨上都表现挺好。不过这些方法也有自己的问题：需要一定的硬件算力，而且一个模型一般只能处理一种天气类型。</w:t>
      </w:r>
    </w:p>
    <w:p w14:paraId="1342A9C1">
      <w:pPr>
        <w:ind w:firstLine="480"/>
        <w:rPr>
          <w:rFonts w:hint="default"/>
        </w:rPr>
      </w:pPr>
      <w:r>
        <w:rPr>
          <w:rFonts w:hint="default"/>
        </w:rPr>
        <w:t>所以实际中会碰到几个问题：不同的恶劣天气该用什么增强方法？怎么在效果和速度之间做个取舍？能不能让程序自己判断天气类型然后自动选增强策略？</w:t>
      </w:r>
    </w:p>
    <w:p w14:paraId="54460241">
      <w:pPr>
        <w:ind w:firstLine="480"/>
        <w:rPr>
          <w:rFonts w:hint="eastAsia"/>
        </w:rPr>
      </w:pPr>
      <w:del w:id="93" w:author="许欢" w:date="2026-05-18T13:11:11Z">
        <w:r>
          <w:rPr>
            <w:rFonts w:hint="default"/>
            <w:lang w:val="en-US"/>
          </w:rPr>
          <w:delText>带着这些问题，我做了</w:delText>
        </w:r>
      </w:del>
      <w:ins w:id="94" w:author="许欢" w:date="2026-05-18T13:11:12Z">
        <w:r>
          <w:rPr>
            <w:rFonts w:hint="eastAsia"/>
            <w:lang w:val="en-US" w:eastAsia="zh-CN"/>
          </w:rPr>
          <w:t>针对</w:t>
        </w:r>
      </w:ins>
      <w:ins w:id="95" w:author="许欢" w:date="2026-05-18T13:11:15Z">
        <w:r>
          <w:rPr>
            <w:rFonts w:hint="eastAsia"/>
            <w:lang w:val="en-US" w:eastAsia="zh-CN"/>
          </w:rPr>
          <w:t>以上</w:t>
        </w:r>
      </w:ins>
      <w:ins w:id="96" w:author="许欢" w:date="2026-05-18T13:11:16Z">
        <w:r>
          <w:rPr>
            <w:rFonts w:hint="eastAsia"/>
            <w:lang w:val="en-US" w:eastAsia="zh-CN"/>
          </w:rPr>
          <w:t>问题，</w:t>
        </w:r>
      </w:ins>
      <w:ins w:id="97" w:author="许欢" w:date="2026-05-18T13:11:21Z">
        <w:r>
          <w:rPr>
            <w:rFonts w:hint="eastAsia"/>
            <w:lang w:val="en-US" w:eastAsia="zh-CN"/>
          </w:rPr>
          <w:t>本</w:t>
        </w:r>
      </w:ins>
      <w:ins w:id="98" w:author="许欢" w:date="2026-05-18T13:11:24Z">
        <w:r>
          <w:rPr>
            <w:rFonts w:hint="eastAsia"/>
            <w:lang w:val="en-US" w:eastAsia="zh-CN"/>
          </w:rPr>
          <w:t>设计</w:t>
        </w:r>
      </w:ins>
      <w:ins w:id="99" w:author="许欢" w:date="2026-05-18T13:12:05Z">
        <w:r>
          <w:rPr>
            <w:rFonts w:hint="eastAsia"/>
            <w:lang w:val="en-US" w:eastAsia="zh-CN"/>
          </w:rPr>
          <w:t>预</w:t>
        </w:r>
      </w:ins>
      <w:ins w:id="100" w:author="许欢" w:date="2026-05-18T13:12:06Z">
        <w:r>
          <w:rPr>
            <w:rFonts w:hint="eastAsia"/>
            <w:lang w:val="en-US" w:eastAsia="zh-CN"/>
          </w:rPr>
          <w:t>实现</w:t>
        </w:r>
      </w:ins>
      <w:r>
        <w:rPr>
          <w:rFonts w:hint="default"/>
        </w:rPr>
        <w:t>一个面向恶劣天气的车辆感知系统。系统</w:t>
      </w:r>
      <w:ins w:id="101" w:author="许欢" w:date="2026-05-18T13:12:14Z">
        <w:r>
          <w:rPr>
            <w:rFonts w:hint="eastAsia"/>
            <w:lang w:val="en-US" w:eastAsia="zh-CN"/>
          </w:rPr>
          <w:t>采</w:t>
        </w:r>
      </w:ins>
      <w:r>
        <w:rPr>
          <w:rFonts w:hint="default"/>
        </w:rPr>
        <w:t>用 YOLOv8 做检测核心，集成了好几种图像增强方法，还加入了一个自动判断天气类型的模块，能应对雾天、雨天和低光照三种常见的情况。系统做成了 Web 应用，用起来比较方便。如果这套方案能用起来，对提升智能交通系统在复杂天气下的可靠性应该会有一些帮助。</w:t>
      </w:r>
    </w:p>
    <w:p w14:paraId="3ADBCA09">
      <w:pPr>
        <w:pStyle w:val="3"/>
        <w:bidi w:val="0"/>
        <w:rPr>
          <w:rFonts w:hint="eastAsia"/>
        </w:rPr>
      </w:pPr>
      <w:bookmarkStart w:id="8" w:name="_Toc3508"/>
      <w:bookmarkStart w:id="9" w:name="_Toc20686"/>
      <w:r>
        <w:t>1.2</w:t>
      </w:r>
      <w:r>
        <w:rPr>
          <w:rFonts w:hint="eastAsia"/>
        </w:rPr>
        <w:t xml:space="preserve"> </w:t>
      </w:r>
      <w:bookmarkEnd w:id="7"/>
      <w:r>
        <w:rPr>
          <w:rFonts w:hint="eastAsia"/>
        </w:rPr>
        <w:t>国内外研究现状</w:t>
      </w:r>
      <w:commentRangeEnd w:id="1"/>
      <w:r>
        <w:commentReference w:id="1"/>
      </w:r>
      <w:bookmarkEnd w:id="8"/>
      <w:bookmarkEnd w:id="9"/>
    </w:p>
    <w:p w14:paraId="6B069CD6">
      <w:pPr>
        <w:pStyle w:val="4"/>
        <w:spacing w:before="156" w:after="156"/>
        <w:rPr>
          <w:rFonts w:hint="eastAsia"/>
        </w:rPr>
      </w:pPr>
      <w:bookmarkStart w:id="10" w:name="_Toc2347"/>
      <w:bookmarkStart w:id="11" w:name="_Toc27318"/>
      <w:r>
        <w:t>1.2.1 车辆检测技术研究现状</w:t>
      </w:r>
      <w:bookmarkEnd w:id="10"/>
      <w:bookmarkEnd w:id="11"/>
    </w:p>
    <w:p w14:paraId="703C9DAF">
      <w:pPr>
        <w:ind w:firstLine="480"/>
        <w:rPr>
          <w:rFonts w:hint="eastAsia"/>
        </w:rPr>
      </w:pPr>
      <w:r>
        <w:rPr>
          <w:rFonts w:hint="eastAsia"/>
        </w:rPr>
        <w:t>车辆检测这个问题研究了很多年了。最初的做法是人工设计特征，比如方向梯度直方图（HOG）、尺度不变特征变换（SIFT）、Haar-like 特征，然后配合 SVM 或者 AdaBoost 做分类。场景简单的话效果还可以，但路况一复杂，或者光照条件变了，或者车辆之间有遮挡，准确率就下来了。</w:t>
      </w:r>
    </w:p>
    <w:p w14:paraId="75A18D27">
      <w:pPr>
        <w:ind w:firstLine="480"/>
        <w:rPr>
          <w:rFonts w:hint="eastAsia"/>
        </w:rPr>
      </w:pPr>
      <w:r>
        <w:rPr>
          <w:rFonts w:hint="eastAsia"/>
        </w:rPr>
        <w:t>2014 年是个转折点。Girshick 等人提出了 R-CNN，用卷积神经网络来提取特征，检测精度上了一个档次。但 R-CNN 的问题是太慢了，它要对几千个候选区域分别跑一遍 CNN，处理一张图要几十秒，根本没法实时用。之后的 Fast R-CNN 搞了个 RoI Pooling，把候选区域映射到特征图上再做池化，速度快了不少。Faster R-CNN 更进一步，搞了个区域提议网络（RPN），直接在网络里生成候选区域，实现了端到端的训练和推理。这些两阶段方法的精度确实高，但在我这种需要实时处理的场景下，速度还是不够。</w:t>
      </w:r>
    </w:p>
    <w:p w14:paraId="72A042AF">
      <w:pPr>
        <w:ind w:firstLine="480"/>
        <w:rPr>
          <w:rFonts w:hint="eastAsia"/>
        </w:rPr>
      </w:pPr>
      <w:r>
        <w:rPr>
          <w:rFonts w:hint="eastAsia"/>
        </w:rPr>
        <w:t>单阶段检测器的思路不一样，它不先生成候选区域再分类，而是一步到位，直接在图像上回归目标框和类别。2016 年 Redmon 提出的 YOLO 就是典型代表，把检测看成回归问题，一个网络同时输出位置和类别，速度一下子就上去了。同期的 SSD 则在多个不同尺度的特征图上分别做预测，对小目标的检测能力更好一些。YOLO 从 v2 到 v8，每一代都在网络结构、训练技巧上做了优化。</w:t>
      </w:r>
    </w:p>
    <w:p w14:paraId="650D6B8A">
      <w:pPr>
        <w:ind w:firstLine="480"/>
        <w:rPr>
          <w:rFonts w:hint="eastAsia"/>
        </w:rPr>
      </w:pPr>
      <w:r>
        <w:rPr>
          <w:rFonts w:hint="eastAsia"/>
        </w:rPr>
        <w:t>我这次用的 YOLOv8 是 2023 年发布的，它在几个方面做了比较大的改动。一个是放弃了 Anchor-Based，改用 Anchor-Free，直接在特征图上回归目标的中心点和宽高，不用预先设锚点框了，后处理也简单了。二是把分类和回归分到了两个独立的检测头里，避免了两个任务互相干扰。三是骨干网络里设计了 C2f 模块，跟之前的 C3 相比参数量更少但特征提取能力不差。我在做实验对比的时候也发现，YOLOv8x 在正常天气下的 mAP50 能达到 0.9851，在目前的主流模型里确实算不错了。</w:t>
      </w:r>
    </w:p>
    <w:p w14:paraId="4A396B62">
      <w:pPr>
        <w:ind w:firstLine="480"/>
        <w:rPr>
          <w:rFonts w:hint="eastAsia"/>
        </w:rPr>
      </w:pPr>
      <w:r>
        <w:rPr>
          <w:rFonts w:hint="eastAsia"/>
        </w:rPr>
        <w:t>国内也有很多研究者做了相关工作。有人对 YOLOv4 做了改进，加入注意力机制和特征金字塔，在复杂交通场景下效果有提升。也有人专门针对远处小车的检测做了多尺度特征融合。总体来看，车辆检测这个方向已经比较成熟，但在恶劣天气下的鲁棒性还有不少提升空间</w:t>
      </w:r>
    </w:p>
    <w:p w14:paraId="77FAE572">
      <w:pPr>
        <w:pStyle w:val="4"/>
        <w:spacing w:before="156" w:after="156"/>
        <w:rPr>
          <w:rFonts w:hint="eastAsia"/>
        </w:rPr>
      </w:pPr>
      <w:bookmarkStart w:id="12" w:name="_Toc26736"/>
      <w:bookmarkStart w:id="13" w:name="_Toc3961"/>
      <w:bookmarkStart w:id="14" w:name="_Toc169257608"/>
      <w:r>
        <w:t>1.2.2 图像增强技术研究现状</w:t>
      </w:r>
      <w:bookmarkEnd w:id="12"/>
      <w:bookmarkEnd w:id="13"/>
    </w:p>
    <w:p w14:paraId="00BC239A">
      <w:pPr>
        <w:ind w:firstLine="480"/>
        <w:rPr>
          <w:rFonts w:hint="default"/>
        </w:rPr>
      </w:pPr>
      <w:r>
        <w:rPr>
          <w:rFonts w:hint="default"/>
        </w:rPr>
        <w:t>图像增强技术大概可以分成三类：传统方法、物理模型方法和深度学习方法。</w:t>
      </w:r>
    </w:p>
    <w:p w14:paraId="3B0DA20E">
      <w:pPr>
        <w:ind w:firstLine="480"/>
        <w:rPr>
          <w:rFonts w:hint="default"/>
        </w:rPr>
      </w:pPr>
      <w:r>
        <w:rPr>
          <w:rFonts w:hint="default"/>
        </w:rPr>
        <w:t xml:space="preserve">传统方法里最经典的是直方图均衡化（HE），它把图像像素灰度的分布拉开，增加对比度。不过 HE 是全局处理的，容易把本来就亮的区域搞得更亮，暗的地方更暗。CLAHE 改进了这一点：先把图像切成很多小块，每块里独立做直方图均衡化，还设了一个对比度上限，不让噪点被过度放大。另外还有 Gamma 校正，它通过一个非线性函数 </w:t>
      </w:r>
      <w:r>
        <w:t>I_out = I_in^γ</w:t>
      </w:r>
      <w:r>
        <w:rPr>
          <w:rFonts w:hint="default"/>
        </w:rPr>
        <w:t xml:space="preserve"> 来调整亮度，γ&lt;1 时提升暗部，γ&gt;1 时压制亮部，操作简单但要手动调 γ 值。Retinex 理论基于人眼视觉系统的特性，把图像拆成光照分量和反射分量，通过调整光照分量来实现增强。传统方法的优点是快、不依赖模型，缺点是考虑不了太多图像内容，复杂场景下效果有限。</w:t>
      </w:r>
    </w:p>
    <w:p w14:paraId="325968BA">
      <w:pPr>
        <w:ind w:firstLine="480"/>
        <w:rPr>
          <w:rFonts w:hint="default"/>
        </w:rPr>
      </w:pPr>
      <w:r>
        <w:rPr>
          <w:rFonts w:hint="default"/>
        </w:rPr>
        <w:t>物理模型方法里，暗通道先验（DCP）去雾是最有名的。它基于这样一个观察：在户外不含雾的清晰图像中，任意一个小区域里至少有一个颜色通道的值很接近 0。利用这个规律，结合大气散射模型 I(x)=J(x)t(x)+A(1−t(x)) 就能估算出透射率 t(x) 和大气光值 A，把清晰图像恢复出来。这个方法在比较均匀的雾天效果不错，但如果画面里有很多天空或者白色物体，颜色容易失真。另外它假设每个像素的透射率是局部均匀的，遇到浓淡不均的雾就不太灵了。</w:t>
      </w:r>
    </w:p>
    <w:p w14:paraId="70684874">
      <w:pPr>
        <w:ind w:firstLine="480"/>
        <w:rPr>
          <w:rFonts w:hint="eastAsia" w:eastAsia="宋体"/>
          <w:lang w:eastAsia="zh-CN"/>
        </w:rPr>
      </w:pPr>
      <w:r>
        <w:rPr>
          <w:rFonts w:hint="default"/>
        </w:rPr>
        <w:t>深度学习的方法这几年进步很快。在低光照增强方面，MBLLEN 设计了多分支结构，从不同感受野提取特征再融合，能把暗部的细节和亮度都恢复得不错。Zero-DCE 提出了零参考学习的思路，不需要配对数据，训练时用一组设计的损失函数来约束，通过估计一条像素级的亮度增强曲线来调整图像。在去雾方面，FFA-Net 用了通道注意力、像素注意力和特征融合，让网络能重点关注雾浓的区域。去雨方面，PReNet 用递归的方式逐步去掉雨线，每一步的输出再作为下一步的输入。NAFNet 的思路不太一样——很多恢复网络里大量用 ReLU、Sigmoid 等激活函数，NAFNet 发现去掉这些非线性激活函数，改用简单的门控机制，结构更简单但效果不差，部署起来也更友好。不过深度学习模型也有限制：一个模型一般只针对一种退化类型设计的，而且跑起来确实比传统方法吃资源</w:t>
      </w:r>
      <w:r>
        <w:rPr>
          <w:rFonts w:hint="eastAsia"/>
          <w:lang w:eastAsia="zh-CN"/>
        </w:rPr>
        <w:t>。</w:t>
      </w:r>
    </w:p>
    <w:p w14:paraId="3E3C0C55">
      <w:pPr>
        <w:pStyle w:val="4"/>
        <w:spacing w:before="156" w:after="156"/>
        <w:rPr>
          <w:rFonts w:hint="eastAsia"/>
        </w:rPr>
      </w:pPr>
      <w:bookmarkStart w:id="15" w:name="_Toc7631"/>
      <w:bookmarkStart w:id="16" w:name="_Toc1841"/>
      <w:r>
        <w:t>1.2.3 恶劣天气车辆感知研究现状</w:t>
      </w:r>
      <w:bookmarkEnd w:id="15"/>
      <w:bookmarkEnd w:id="16"/>
    </w:p>
    <w:p w14:paraId="4AC98D34">
      <w:pPr>
        <w:ind w:firstLine="480"/>
      </w:pPr>
      <w:r>
        <w:t>专门研究恶劣天气下车辆检测的工作最近几年才多了起来，</w:t>
      </w:r>
      <w:r>
        <w:rPr>
          <w:rFonts w:hint="default"/>
        </w:rPr>
        <w:t>大概有以下几个技术方向</w:t>
      </w:r>
      <w:r>
        <w:t>。</w:t>
      </w:r>
    </w:p>
    <w:p w14:paraId="7E7D5D35">
      <w:pPr>
        <w:ind w:firstLine="480"/>
      </w:pPr>
      <w:r>
        <w:t>第一条是域自适应。基本想法是，让模型在合成雾天数据和真实雾天数据之间做特征对齐，缩小两者之间的差距。Li等人搞了个Domain Adaptive Faster R-CNN，用对抗训练来做跨域对齐，雾天检测精度确实提上去了。Hnewa等人也做了多尺度的域自适应YOLO。不过这类方法需要目标域的数据参与训练，实际用起来标注成本比较高。</w:t>
      </w:r>
    </w:p>
    <w:p w14:paraId="4BC1D59E">
      <w:pPr>
        <w:ind w:firstLine="480"/>
      </w:pPr>
      <w:r>
        <w:t>第二条是增强+检测的联合框架。就是先把图像增强，再送进检测。Tran等人用GAN来做去雨再检测，去雨的同时尽量保留车辆细节。这种方案的好处是可以灵活组合不同的增强模型和检测模型。但到底选哪种增强策略检测效果最好，目前还没有统一的结论。</w:t>
      </w:r>
    </w:p>
    <w:p w14:paraId="23E43ED4">
      <w:pPr>
        <w:ind w:firstLine="480"/>
      </w:pPr>
      <w:r>
        <w:t>第三条是数据增强思路。在训练的时候往数据里加模拟的恶劣天气样本，让模型提前"见过"这类图像。可以用物理渲染引擎生成，也可以用图像翻译模型生成。</w:t>
      </w:r>
    </w:p>
    <w:p w14:paraId="76E59464">
      <w:pPr>
        <w:ind w:firstLine="480"/>
        <w:rPr>
          <w:rFonts w:hint="eastAsia"/>
        </w:rPr>
      </w:pPr>
      <w:r>
        <w:t>综合来看，现有的研究大多只关注一种天气类型，很少有人做一个统一的方案把雾天、雨天、低光照都覆盖进来。而且增强策略通常是写死的，不会根据输入图像的实际质量动态调整。这也是本文工作的出发点：做一个能自动识别天气类型、选择增强方法的多策略方案，并把它整合成一个完整的系统来测试。</w:t>
      </w:r>
    </w:p>
    <w:p w14:paraId="0E372249">
      <w:pPr>
        <w:pStyle w:val="3"/>
        <w:spacing w:before="156" w:after="156"/>
        <w:rPr>
          <w:rFonts w:hint="eastAsia"/>
        </w:rPr>
      </w:pPr>
      <w:bookmarkStart w:id="17" w:name="_Toc16570"/>
      <w:bookmarkStart w:id="18" w:name="_Toc8333"/>
      <w:r>
        <w:t>1.3 主要研究内容</w:t>
      </w:r>
      <w:bookmarkEnd w:id="17"/>
      <w:bookmarkEnd w:id="18"/>
    </w:p>
    <w:p w14:paraId="6FB0C346">
      <w:pPr>
        <w:ind w:firstLine="480"/>
      </w:pPr>
      <w:r>
        <w:t>本</w:t>
      </w:r>
      <w:r>
        <w:rPr>
          <w:rFonts w:hint="eastAsia"/>
          <w:lang w:val="en-US" w:eastAsia="zh-CN"/>
        </w:rPr>
        <w:t>系统</w:t>
      </w:r>
      <w:r>
        <w:t>的工作主要围绕以下五个方面展开：</w:t>
      </w:r>
    </w:p>
    <w:p w14:paraId="6C74C3A0">
      <w:pPr>
        <w:ind w:firstLine="480"/>
      </w:pPr>
      <w:r>
        <w:t>（1）多策略图像增强模块。系统集成了CLAHE、MBLLEN、Zero-DCE、NAFNet等几种增强方法，每种方法适用于不同的天气场景。为了方便调用，设计了统一的增强接口，不管底层是哪种算法，上层调用方式都一样。另外，当某个深度学习模型文件缺失或者加载失败时，系统会自动回退到传统方法，不会直接报错停掉。</w:t>
      </w:r>
    </w:p>
    <w:p w14:paraId="00973CF8">
      <w:pPr>
        <w:ind w:firstLine="480"/>
      </w:pPr>
      <w:r>
        <w:t>（2）自动场景识别。这个模块的任务是根据输入图像的质量特征（亮度、对比度、饱和度、清晰度）来判断当前是什么天气，然后自动选择对应的增强策略。判断规则基于统计分析得出的阈值，不需要额外训练一个分类模型，计算量很小。</w:t>
      </w:r>
    </w:p>
    <w:p w14:paraId="77405822">
      <w:pPr>
        <w:ind w:firstLine="480"/>
      </w:pPr>
      <w:r>
        <w:t>（3）YOLOv8检测模型的部署。对比了YOLOv8不同规格（n/s/x）在精度、速度和模型大小上的差异，选了合适的版本做部署。用ONNX Runtime来做推理加速，让模型在CPU上也能跑得动。另外，在视频和摄像头模式下，用基于IoU匹配的帧间跟踪来避免同一辆车被重复计数。</w:t>
      </w:r>
    </w:p>
    <w:p w14:paraId="3EF30853">
      <w:pPr>
        <w:ind w:firstLine="480"/>
      </w:pPr>
      <w:r>
        <w:t>（4）Web系统开发。后端用Flask框架，前端用原生HTML/CSS/JS，支持图片上传检测、视频文件检测和摄像头实时检测三种方式。数据库用MySQL，保存每次检测的详细记录，用户可以查看历史。</w:t>
      </w:r>
    </w:p>
    <w:p w14:paraId="21A02B0C">
      <w:pPr>
        <w:ind w:firstLine="480"/>
        <w:rPr>
          <w:rFonts w:hint="eastAsia"/>
        </w:rPr>
      </w:pPr>
      <w:r>
        <w:t>（5）基准测试和性能评估。在雾天、雨天、低光照和正常天气四类数据集上做了系统的测试，从mAP、PSNR、SSIM和处理时间几个角度对比了不同增强方法的表现，看看增强到底对检测有多大帮助。</w:t>
      </w:r>
    </w:p>
    <w:p w14:paraId="11C66659">
      <w:pPr>
        <w:pStyle w:val="3"/>
        <w:spacing w:before="156" w:after="156"/>
        <w:rPr>
          <w:rFonts w:hint="eastAsia"/>
        </w:rPr>
      </w:pPr>
      <w:bookmarkStart w:id="19" w:name="_Toc6431"/>
      <w:bookmarkStart w:id="20" w:name="_Toc31566"/>
      <w:r>
        <w:t>1.4  论文组织结构</w:t>
      </w:r>
      <w:bookmarkEnd w:id="19"/>
      <w:bookmarkEnd w:id="20"/>
    </w:p>
    <w:p w14:paraId="33B9AA64">
      <w:pPr>
        <w:ind w:firstLine="480"/>
      </w:pPr>
      <w:r>
        <w:t>一共六章，内容安排如下：</w:t>
      </w:r>
    </w:p>
    <w:p w14:paraId="7C79A7B3">
      <w:pPr>
        <w:ind w:firstLine="480"/>
      </w:pPr>
      <w:r>
        <w:t>第1章是绪论。介绍为什么要做这个研究，整理了车辆检测和图像增强方面的已有工作，分析了恶劣天气下车辆感知的现状和问题，最后列出本文要做的事情。</w:t>
      </w:r>
    </w:p>
    <w:p w14:paraId="39E5D583">
      <w:pPr>
        <w:ind w:firstLine="480"/>
      </w:pPr>
      <w:r>
        <w:t>第2章是系统总体设计。说明系统的整体架构是怎么设计的，各模块之间怎么配合，技术选型的原因，以及前端和后端的分工。</w:t>
      </w:r>
    </w:p>
    <w:p w14:paraId="177DE500">
      <w:pPr>
        <w:ind w:firstLine="480"/>
      </w:pPr>
      <w:r>
        <w:t>第3章是核心算法与关键技术。详细讲场景识别算法、各种图像增强方法的原理和代码实现、YOLOv8检测流程，以及评测体系的设计。会结合项目中实际用到的代码片段来分析。</w:t>
      </w:r>
    </w:p>
    <w:p w14:paraId="50BF8DE4">
      <w:pPr>
        <w:ind w:firstLine="480"/>
      </w:pPr>
      <w:r>
        <w:t>第4章是系统详细设计与实现。包括Flask后端路由怎么组织的、数据库表结构怎么设计的、前端页面长什么样、视频流怎么处理等工程实现的细节。</w:t>
      </w:r>
    </w:p>
    <w:p w14:paraId="1CDC4140">
      <w:pPr>
        <w:ind w:firstLine="480"/>
      </w:pPr>
      <w:r>
        <w:t>第5章是系统测试与结果分析。列出测试用的硬件环境、数据集来源和评估指标，给出四种天气场景下的测试数据，做一些对比分析。</w:t>
      </w:r>
    </w:p>
    <w:p w14:paraId="5C75EB0D">
      <w:pPr>
        <w:ind w:firstLine="480"/>
        <w:rPr>
          <w:rFonts w:hint="eastAsia"/>
        </w:rPr>
      </w:pPr>
      <w:r>
        <w:t>第6章是总结与展望。回顾本</w:t>
      </w:r>
      <w:r>
        <w:rPr>
          <w:rFonts w:hint="eastAsia"/>
          <w:lang w:val="en-US" w:eastAsia="zh-CN"/>
        </w:rPr>
        <w:t>系统</w:t>
      </w:r>
      <w:r>
        <w:t>做了哪些工作、有哪些贡献，也指出还存在的问题和以后可以改进的方向。</w:t>
      </w:r>
    </w:p>
    <w:bookmarkEnd w:id="14"/>
    <w:p w14:paraId="600D3F10">
      <w:pPr>
        <w:pStyle w:val="2"/>
        <w:spacing w:before="312" w:after="312"/>
        <w:rPr>
          <w:rFonts w:hint="eastAsia"/>
        </w:rPr>
      </w:pPr>
      <w:bookmarkStart w:id="21" w:name="_Toc2991"/>
      <w:bookmarkStart w:id="22" w:name="_Toc8060"/>
      <w:r>
        <w:t xml:space="preserve">2 </w:t>
      </w:r>
      <w:bookmarkEnd w:id="21"/>
      <w:r>
        <w:rPr>
          <w:rFonts w:hint="eastAsia"/>
        </w:rPr>
        <w:t>系统总体设计</w:t>
      </w:r>
      <w:bookmarkEnd w:id="22"/>
    </w:p>
    <w:p w14:paraId="39E62EB3">
      <w:pPr>
        <w:pStyle w:val="3"/>
        <w:spacing w:before="156" w:after="156"/>
        <w:rPr>
          <w:rFonts w:hint="eastAsia"/>
        </w:rPr>
      </w:pPr>
      <w:bookmarkStart w:id="23" w:name="_Toc17206"/>
      <w:bookmarkStart w:id="24" w:name="_Toc23250"/>
      <w:r>
        <w:t>2.</w:t>
      </w:r>
      <w:bookmarkEnd w:id="23"/>
      <w:r>
        <w:rPr>
          <w:rFonts w:hint="eastAsia"/>
        </w:rPr>
        <w:t>1 系统目标与需求分析</w:t>
      </w:r>
      <w:bookmarkEnd w:id="24"/>
    </w:p>
    <w:p w14:paraId="62063223">
      <w:pPr>
        <w:pStyle w:val="4"/>
        <w:spacing w:before="156" w:after="156"/>
        <w:rPr>
          <w:rFonts w:hint="eastAsia"/>
        </w:rPr>
      </w:pPr>
      <w:bookmarkStart w:id="25" w:name="_Toc8604"/>
      <w:r>
        <w:t>2.1.1 系统设计目标</w:t>
      </w:r>
      <w:bookmarkEnd w:id="25"/>
    </w:p>
    <w:p w14:paraId="46B408F5">
      <w:pPr>
        <w:ind w:firstLine="480"/>
        <w:rPr>
          <w:rFonts w:hint="eastAsia"/>
        </w:rPr>
      </w:pPr>
      <w:r>
        <w:t>本系统的总体设计目标是构建一套能够在雾天、雨天、低光照等恶劣天气条件下实现高效、准确车辆检测的智能感知系统。具体而言，系统设计目标包括以下几个方面：</w:t>
      </w:r>
    </w:p>
    <w:p w14:paraId="28E2029B">
      <w:pPr>
        <w:ind w:firstLine="480"/>
        <w:rPr>
          <w:rFonts w:hint="eastAsia"/>
        </w:rPr>
      </w:pPr>
      <w:r>
        <w:t>（1）多天气适应性：系统应能够处理雾天、雨天、低光照三类典型恶劣天气条件下的图像退化问题，通过针对性的图像增强策略提升检测性能。</w:t>
      </w:r>
    </w:p>
    <w:p w14:paraId="753874BC">
      <w:pPr>
        <w:ind w:firstLine="480"/>
        <w:rPr>
          <w:rFonts w:hint="eastAsia"/>
        </w:rPr>
      </w:pPr>
      <w:r>
        <w:t>（2）高精度检测：在恶劣天气条件下，系统的车辆检测精度应尽可能接近正常天气条件下的检测水平，mAP50指标在增强后较原始图像有显著提升。</w:t>
      </w:r>
    </w:p>
    <w:p w14:paraId="2503111F">
      <w:pPr>
        <w:ind w:firstLine="480"/>
        <w:rPr>
          <w:rFonts w:hint="eastAsia"/>
        </w:rPr>
      </w:pPr>
      <w:r>
        <w:t>（3）实时处理能力：系统应具备良好的处理速度，单张图像从增强到检测的完整流程耗时控制在可接受范围内，满足实际应用场景的需求。</w:t>
      </w:r>
    </w:p>
    <w:p w14:paraId="0DF20900">
      <w:pPr>
        <w:ind w:firstLine="480"/>
        <w:rPr>
          <w:rFonts w:hint="eastAsia"/>
        </w:rPr>
      </w:pPr>
      <w:r>
        <w:t>（4）多模式输入支持：系统应支持图片上传检测、视频文件分析和摄像头实时识别三种输入模式，覆盖不同的使用场景。</w:t>
      </w:r>
    </w:p>
    <w:p w14:paraId="382C22D7">
      <w:pPr>
        <w:ind w:firstLine="480"/>
        <w:rPr>
          <w:rFonts w:hint="eastAsia"/>
        </w:rPr>
      </w:pPr>
      <w:r>
        <w:t>（5）易用性与可维护性：系统应提供直观的Web用户界面，检测过程一键式操作，检测结果可视化展示，并支持历史记录查询与管理。</w:t>
      </w:r>
    </w:p>
    <w:p w14:paraId="2DA183FC">
      <w:pPr>
        <w:pStyle w:val="4"/>
        <w:spacing w:before="156" w:after="156"/>
        <w:rPr>
          <w:rFonts w:hint="eastAsia"/>
        </w:rPr>
      </w:pPr>
      <w:bookmarkStart w:id="26" w:name="_Toc20875"/>
      <w:r>
        <w:rPr>
          <w:rFonts w:hint="eastAsia"/>
        </w:rPr>
        <w:t>2.1.2 功能需求分析</w:t>
      </w:r>
      <w:bookmarkEnd w:id="26"/>
    </w:p>
    <w:p w14:paraId="6CDA2382">
      <w:pPr>
        <w:ind w:firstLine="480"/>
        <w:rPr>
          <w:rFonts w:hint="eastAsia"/>
        </w:rPr>
      </w:pPr>
      <w:r>
        <w:t>基于上述设计目标，系统应具备以下核心功能模块：</w:t>
      </w:r>
    </w:p>
    <w:p w14:paraId="0FE026F8">
      <w:pPr>
        <w:ind w:firstLine="480"/>
        <w:rPr>
          <w:rFonts w:hint="eastAsia"/>
        </w:rPr>
      </w:pPr>
      <w:r>
        <w:t>（1）图像上传与管理功能：用户可通过Web页面上传待检测的道路图像，系统自动接收并存储上传文件，支持常见的图像格式（JPG、PNG、BMP等）。</w:t>
      </w:r>
    </w:p>
    <w:p w14:paraId="7AD13981">
      <w:pPr>
        <w:ind w:firstLine="480"/>
        <w:rPr>
          <w:rFonts w:hint="eastAsia"/>
        </w:rPr>
      </w:pPr>
      <w:r>
        <w:t>（2）自动场景识别功能：系统应能够自动分析输入图像的视觉质量，识别当前天气条件类型（正常、雾天、雨天、低光照），为后续增强策略的选择提供依据。</w:t>
      </w:r>
    </w:p>
    <w:p w14:paraId="61C02BE6">
      <w:pPr>
        <w:ind w:firstLine="480"/>
        <w:rPr>
          <w:rFonts w:hint="eastAsia"/>
        </w:rPr>
      </w:pPr>
      <w:r>
        <w:t>（3）图像增强处理功能：系统应根据场景识别结果自动选择合适的增强算法，或由用户手动指定增强方式，对退化图像进行恢复和增强处理。支持的增强方式包括去雾增强、去雨增强、低光照增强以及自动模式。</w:t>
      </w:r>
    </w:p>
    <w:p w14:paraId="633D1653">
      <w:pPr>
        <w:ind w:firstLine="480"/>
        <w:rPr>
          <w:rFonts w:hint="eastAsia"/>
        </w:rPr>
      </w:pPr>
      <w:r>
        <w:t>（4）车辆检测功能：系统应能够对增强后的图像进行车辆目标检测，识别出图像中的轿车、卡车、公交车、摩托车、自行车五类车辆目标，并输出每辆车的类别标签和置信度分数。</w:t>
      </w:r>
    </w:p>
    <w:p w14:paraId="0E855116">
      <w:pPr>
        <w:ind w:firstLine="480"/>
        <w:rPr>
          <w:rFonts w:hint="eastAsia"/>
        </w:rPr>
      </w:pPr>
      <w:r>
        <w:t>（5）检测结果可视化与统计：系统应在图像上绘制检测边界框和标签，并以直观方式展示各类别车辆的数量统计信息。</w:t>
      </w:r>
    </w:p>
    <w:p w14:paraId="0E36CF12">
      <w:pPr>
        <w:ind w:firstLine="480"/>
        <w:rPr>
          <w:rFonts w:hint="eastAsia"/>
        </w:rPr>
      </w:pPr>
      <w:r>
        <w:t>（6）多模式检测支持：系统应支持三种输入模式——图片模式支持单张图像上传检测；视频模式支持视频文件的逐帧处理；摄像头模式支持通过RTSP协议接入监控摄像头进行实时检测。</w:t>
      </w:r>
    </w:p>
    <w:p w14:paraId="71907EBC">
      <w:pPr>
        <w:ind w:firstLine="480"/>
        <w:rPr>
          <w:rFonts w:hint="eastAsia"/>
        </w:rPr>
      </w:pPr>
      <w:r>
        <w:t>（7）历史记录管理：系统应自动保存每次检测的原始图像、增强后图像、标注后图像以及检测统计结果，支持历史记录的查询、详情感知和删除操作。</w:t>
      </w:r>
    </w:p>
    <w:p w14:paraId="05F355AD">
      <w:pPr>
        <w:pStyle w:val="4"/>
        <w:spacing w:before="156" w:after="156"/>
        <w:rPr>
          <w:rFonts w:hint="eastAsia"/>
        </w:rPr>
      </w:pPr>
      <w:bookmarkStart w:id="27" w:name="_Toc10442"/>
      <w:r>
        <w:rPr>
          <w:rFonts w:hint="eastAsia"/>
        </w:rPr>
        <w:t>2.1.3 非功能需求分析</w:t>
      </w:r>
      <w:bookmarkEnd w:id="27"/>
    </w:p>
    <w:p w14:paraId="3FF819AC">
      <w:pPr>
        <w:ind w:firstLine="480"/>
        <w:rPr>
          <w:rFonts w:hint="eastAsia"/>
        </w:rPr>
      </w:pPr>
      <w:r>
        <w:t>（1）性能需求：单张图像的完整处理流程（上传、场景识别、增强、检测、结果保存）应在数秒内完成，视频流处理应达到可用的帧率水平。</w:t>
      </w:r>
    </w:p>
    <w:p w14:paraId="719F6A91">
      <w:pPr>
        <w:ind w:firstLine="480"/>
        <w:rPr>
          <w:rFonts w:hint="eastAsia"/>
        </w:rPr>
      </w:pPr>
      <w:r>
        <w:t>（2）可用性需求：系统应提供简洁明了的用户界面，操作流程直观，用户无需专业知识即可完成全部检测操作。</w:t>
      </w:r>
    </w:p>
    <w:p w14:paraId="67C3981C">
      <w:pPr>
        <w:ind w:firstLine="480"/>
        <w:rPr>
          <w:rFonts w:hint="eastAsia"/>
        </w:rPr>
      </w:pPr>
      <w:r>
        <w:t>（3）可靠性需求：系统应具备完善的错误处理机制，对无效输入、模型加载失败、文件读写异常等情况能够给出明确的错误提示，保证系统稳定运行。</w:t>
      </w:r>
    </w:p>
    <w:p w14:paraId="698EFD3D">
      <w:pPr>
        <w:ind w:firstLine="480"/>
        <w:rPr>
          <w:rFonts w:hint="eastAsia"/>
        </w:rPr>
      </w:pPr>
      <w:r>
        <w:t>（4）可扩展性需求：系统架构应具有良好的模块化设计，便于后续增加新的增强算法、检测模型或天气类型支持。</w:t>
      </w:r>
    </w:p>
    <w:p w14:paraId="67D49778">
      <w:pPr>
        <w:ind w:firstLine="480"/>
        <w:rPr>
          <w:rFonts w:hint="eastAsia"/>
        </w:rPr>
      </w:pPr>
      <w:r>
        <w:t>（5）兼容性需求：系统后端应兼容主流操作系统（Windows、Linux），前端应兼容主流浏览器（Chrome、Firefox、Edge等）。</w:t>
      </w:r>
    </w:p>
    <w:p w14:paraId="02185DD5">
      <w:pPr>
        <w:pStyle w:val="3"/>
        <w:spacing w:before="156" w:after="156"/>
        <w:rPr>
          <w:rFonts w:hint="eastAsia"/>
        </w:rPr>
      </w:pPr>
      <w:bookmarkStart w:id="28" w:name="_Toc10156"/>
      <w:bookmarkStart w:id="29" w:name="_Toc21019"/>
      <w:r>
        <w:t xml:space="preserve">2.2 </w:t>
      </w:r>
      <w:bookmarkEnd w:id="28"/>
      <w:r>
        <w:rPr>
          <w:rFonts w:hint="eastAsia"/>
        </w:rPr>
        <w:t>系统总架构</w:t>
      </w:r>
      <w:bookmarkEnd w:id="29"/>
    </w:p>
    <w:p w14:paraId="0E436642">
      <w:pPr>
        <w:pStyle w:val="4"/>
        <w:spacing w:before="156" w:after="156"/>
        <w:rPr>
          <w:rFonts w:hint="eastAsia"/>
        </w:rPr>
      </w:pPr>
      <w:bookmarkStart w:id="30" w:name="_Toc28436"/>
      <w:bookmarkStart w:id="31" w:name="_Toc23660"/>
      <w:r>
        <w:t xml:space="preserve">2.2.1 </w:t>
      </w:r>
      <w:bookmarkEnd w:id="30"/>
      <w:r>
        <w:rPr>
          <w:rFonts w:hint="eastAsia"/>
        </w:rPr>
        <w:t>架构设计原则</w:t>
      </w:r>
      <w:bookmarkEnd w:id="31"/>
    </w:p>
    <w:p w14:paraId="24E7C538">
      <w:pPr>
        <w:ind w:firstLine="480"/>
        <w:rPr>
          <w:rFonts w:hint="eastAsia"/>
        </w:rPr>
      </w:pPr>
      <w:r>
        <w:t>本系统的架构设计遵循以下原则：</w:t>
      </w:r>
    </w:p>
    <w:p w14:paraId="7C0FEFA9">
      <w:pPr>
        <w:ind w:firstLine="480"/>
        <w:rPr>
          <w:rFonts w:hint="eastAsia"/>
        </w:rPr>
      </w:pPr>
      <w:r>
        <w:t>（1）分层架构：采用经典的三层架构模式，将系统划分为前端表示层、后端业务逻辑层和数据持久化层，各层职责明确、耦合度低。</w:t>
      </w:r>
    </w:p>
    <w:p w14:paraId="4A398229">
      <w:pPr>
        <w:ind w:firstLine="480"/>
        <w:rPr>
          <w:rFonts w:hint="eastAsia"/>
        </w:rPr>
      </w:pPr>
      <w:r>
        <w:t>（2）前后端分离：前端与后端通过RESTful API进行通信，前端负责用户交互和结果展示，后端负责业务逻辑处理和算法调用，便于独立开发和部署。</w:t>
      </w:r>
    </w:p>
    <w:p w14:paraId="2A9732C5">
      <w:pPr>
        <w:ind w:firstLine="480"/>
        <w:rPr>
          <w:rFonts w:hint="eastAsia"/>
        </w:rPr>
      </w:pPr>
      <w:r>
        <w:t>（3）模块化设计：后端采用模块化组织方式，将不同功能的处理逻辑封装为独立的服务模块和路由模块，提高代码的可维护性和可复用性。</w:t>
      </w:r>
    </w:p>
    <w:p w14:paraId="3177CFEC">
      <w:pPr>
        <w:ind w:firstLine="480"/>
        <w:rPr>
          <w:rFonts w:hint="eastAsia"/>
        </w:rPr>
      </w:pPr>
      <w:r>
        <w:t>（4）算法与业务解耦：核心算法实现与业务逻辑分离，算法模块提供统一的调用接口，便于算法的独立迭代和替换。</w:t>
      </w:r>
    </w:p>
    <w:p w14:paraId="794F6696">
      <w:pPr>
        <w:pStyle w:val="4"/>
        <w:spacing w:before="156" w:after="156"/>
        <w:rPr>
          <w:rFonts w:hint="eastAsia"/>
        </w:rPr>
      </w:pPr>
      <w:bookmarkStart w:id="32" w:name="_Toc14513"/>
      <w:bookmarkStart w:id="33" w:name="_Toc12377"/>
      <w:r>
        <w:t xml:space="preserve">2.2.2 </w:t>
      </w:r>
      <w:bookmarkEnd w:id="32"/>
      <w:r>
        <w:rPr>
          <w:rFonts w:hint="eastAsia"/>
        </w:rPr>
        <w:t>系统分层架构</w:t>
      </w:r>
      <w:bookmarkEnd w:id="33"/>
    </w:p>
    <w:p w14:paraId="09498192">
      <w:pPr>
        <w:ind w:firstLine="480"/>
        <w:rPr>
          <w:rFonts w:hint="eastAsia"/>
        </w:rPr>
      </w:pPr>
      <w:r>
        <w:rPr>
          <w:rFonts w:hint="eastAsia"/>
        </w:rPr>
        <w:t>系统的总体架构如</w:t>
      </w:r>
      <w:r>
        <w:rPr>
          <w:rFonts w:hint="eastAsia"/>
          <w:lang w:eastAsia="zh-CN"/>
        </w:rPr>
        <w:fldChar w:fldCharType="begin"/>
      </w:r>
      <w:r>
        <w:rPr>
          <w:rFonts w:hint="eastAsia"/>
          <w:lang w:eastAsia="zh-CN"/>
        </w:rPr>
        <w:instrText xml:space="preserve"> REF _Ref29519 \h </w:instrText>
      </w:r>
      <w:r>
        <w:rPr>
          <w:rFonts w:hint="eastAsia"/>
          <w:lang w:eastAsia="zh-CN"/>
        </w:rPr>
        <w:fldChar w:fldCharType="separate"/>
      </w:r>
      <w:r>
        <w:rPr>
          <w:rFonts w:hint="eastAsia" w:ascii="宋体" w:hAnsi="宋体" w:eastAsia="宋体" w:cs="宋体"/>
          <w:b/>
          <w:bCs/>
          <w:sz w:val="21"/>
          <w:szCs w:val="21"/>
        </w:rPr>
        <w:t>图 1</w:t>
      </w:r>
      <w:r>
        <w:rPr>
          <w:rFonts w:hint="eastAsia"/>
          <w:lang w:eastAsia="zh-CN"/>
        </w:rPr>
        <w:fldChar w:fldCharType="end"/>
      </w:r>
      <w:r>
        <w:rPr>
          <w:rFonts w:hint="eastAsia"/>
        </w:rPr>
        <w:t>所示，分为以下三个层次：</w:t>
      </w:r>
    </w:p>
    <w:p w14:paraId="662B3035">
      <w:pPr>
        <w:spacing w:line="240" w:lineRule="auto"/>
        <w:ind w:left="0" w:leftChars="0" w:firstLine="0" w:firstLineChars="0"/>
        <w:rPr>
          <w:rFonts w:hint="eastAsia" w:eastAsia="宋体"/>
          <w:lang w:eastAsia="zh-CN"/>
        </w:rPr>
      </w:pPr>
      <w:commentRangeStart w:id="2"/>
      <w:bookmarkStart w:id="163" w:name="_GoBack"/>
      <w:r>
        <w:rPr>
          <w:rFonts w:hint="eastAsia" w:eastAsia="宋体"/>
          <w:lang w:eastAsia="zh-CN"/>
        </w:rPr>
        <w:drawing>
          <wp:inline distT="0" distB="0" distL="114300" distR="114300">
            <wp:extent cx="5753735" cy="7787640"/>
            <wp:effectExtent l="0" t="0" r="6985" b="13335"/>
            <wp:docPr id="11" name="图片 11"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9"/>
                    <pic:cNvPicPr>
                      <a:picLocks noChangeAspect="1"/>
                    </pic:cNvPicPr>
                  </pic:nvPicPr>
                  <pic:blipFill>
                    <a:blip r:embed="rId16"/>
                    <a:stretch>
                      <a:fillRect/>
                    </a:stretch>
                  </pic:blipFill>
                  <pic:spPr>
                    <a:xfrm>
                      <a:off x="0" y="0"/>
                      <a:ext cx="5753735" cy="7787640"/>
                    </a:xfrm>
                    <a:prstGeom prst="rect">
                      <a:avLst/>
                    </a:prstGeom>
                  </pic:spPr>
                </pic:pic>
              </a:graphicData>
            </a:graphic>
          </wp:inline>
        </w:drawing>
      </w:r>
      <w:bookmarkEnd w:id="163"/>
      <w:commentRangeEnd w:id="2"/>
      <w:r>
        <w:commentReference w:id="2"/>
      </w:r>
    </w:p>
    <w:p w14:paraId="00B6CDB8">
      <w:pPr>
        <w:pStyle w:val="8"/>
        <w:spacing w:line="240" w:lineRule="auto"/>
        <w:ind w:left="0" w:leftChars="0" w:firstLine="0" w:firstLineChars="0"/>
        <w:jc w:val="center"/>
        <w:rPr>
          <w:rFonts w:hint="eastAsia" w:ascii="宋体" w:hAnsi="宋体" w:eastAsia="宋体" w:cs="宋体"/>
          <w:b/>
          <w:bCs/>
          <w:sz w:val="21"/>
          <w:szCs w:val="21"/>
          <w:lang w:eastAsia="zh-CN"/>
        </w:rPr>
      </w:pPr>
      <w:bookmarkStart w:id="34" w:name="_Ref29519"/>
      <w:commentRangeStart w:id="3"/>
      <w:r>
        <w:rPr>
          <w:rFonts w:hint="eastAsia" w:ascii="宋体" w:hAnsi="宋体" w:eastAsia="宋体" w:cs="宋体"/>
          <w:b/>
          <w:bCs/>
          <w:sz w:val="21"/>
          <w:szCs w:val="21"/>
        </w:rPr>
        <w:t xml:space="preserve">图 </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图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1</w:t>
      </w:r>
      <w:r>
        <w:rPr>
          <w:rFonts w:hint="eastAsia" w:ascii="宋体" w:hAnsi="宋体" w:eastAsia="宋体" w:cs="宋体"/>
          <w:b/>
          <w:bCs/>
          <w:sz w:val="21"/>
          <w:szCs w:val="21"/>
        </w:rPr>
        <w:fldChar w:fldCharType="end"/>
      </w:r>
      <w:bookmarkEnd w:id="34"/>
      <w:r>
        <w:rPr>
          <w:rFonts w:hint="eastAsia" w:ascii="宋体" w:hAnsi="宋体" w:eastAsia="宋体" w:cs="宋体"/>
          <w:b/>
          <w:bCs/>
          <w:sz w:val="21"/>
          <w:szCs w:val="21"/>
          <w:lang w:eastAsia="zh-CN"/>
        </w:rPr>
        <w:t>总体架构图</w:t>
      </w:r>
      <w:commentRangeEnd w:id="3"/>
      <w:r>
        <w:commentReference w:id="3"/>
      </w:r>
    </w:p>
    <w:p w14:paraId="71AADC56">
      <w:pPr>
        <w:ind w:firstLine="480"/>
        <w:rPr>
          <w:rFonts w:hint="eastAsia"/>
        </w:rPr>
      </w:pPr>
      <w:r>
        <w:t>第一层：表示层（前端）</w:t>
      </w:r>
    </w:p>
    <w:p w14:paraId="7FB1D8EE">
      <w:pPr>
        <w:ind w:firstLine="480"/>
        <w:rPr>
          <w:rFonts w:hint="eastAsia"/>
        </w:rPr>
      </w:pPr>
      <w:r>
        <w:t>表示层采用原生HTML5、CSS3和JavaScript实现单页面应用（SPA），通过Ajax异步请求与后端API进行数据交互。前端页面包含四大功能区域：图像上传区展示文件上传组件和上传预览；检测结果显示区展示增强前后的图像对比和检测标注结果；统计分析区以图表和数字形式展示各车辆类别的检测数量统计；历史记录区展示历史检测记录列表，支持详情查看和记录删除。前端通过fetch API调用后端RESTful接口，获取JSON格式的响应数据，动态更新页面内容。</w:t>
      </w:r>
    </w:p>
    <w:p w14:paraId="3D936FB7">
      <w:pPr>
        <w:ind w:firstLine="480"/>
        <w:rPr>
          <w:rFonts w:hint="eastAsia"/>
        </w:rPr>
      </w:pPr>
      <w:r>
        <w:t>第二层：业务逻辑层（后端）</w:t>
      </w:r>
    </w:p>
    <w:p w14:paraId="649FE5A6">
      <w:pPr>
        <w:ind w:firstLine="480"/>
        <w:rPr>
          <w:rFonts w:hint="eastAsia"/>
        </w:rPr>
      </w:pPr>
      <w:r>
        <w:t>业务逻辑层采用Python Flask框架实现，按照功能职责划分为三个子层：</w:t>
      </w:r>
    </w:p>
    <w:p w14:paraId="5BCA35E5">
      <w:pPr>
        <w:ind w:firstLine="480"/>
        <w:rPr>
          <w:rFonts w:hint="eastAsia"/>
        </w:rPr>
      </w:pPr>
      <w:r>
        <w:t>（1）路由层（Routes）：负责HTTP请求的接收、参数解析和响应返回。包含图像处理路由（image_routes）、视频处理路由（video_routes）、摄像头管理路由（camera_routes）和历史记录路由（history_routes）四个模块。</w:t>
      </w:r>
    </w:p>
    <w:p w14:paraId="6CC514F1">
      <w:pPr>
        <w:ind w:firstLine="480"/>
        <w:rPr>
          <w:rFonts w:hint="eastAsia"/>
        </w:rPr>
      </w:pPr>
      <w:r>
        <w:t>（2）服务层（Services）：负责核心业务逻辑的处理。包含图像增强服务（ImageEnhancer）封装了所有增强算法的调用；自动增强服务（AutoEnhancer）封装了场景识别和自动增强调度逻辑；车辆检测服务（VehicleDetector）封装了YOLOv8模型的加载和推理逻辑。</w:t>
      </w:r>
    </w:p>
    <w:p w14:paraId="2ED8D31A">
      <w:pPr>
        <w:ind w:firstLine="480"/>
        <w:rPr>
          <w:rFonts w:hint="eastAsia"/>
        </w:rPr>
      </w:pPr>
      <w:r>
        <w:t>（3）算法层（Algorithms）：负责底层算法实现和模型推理。基于ONNX Runtime进行模型加载和推理，调用预训练的NAFNet、MBLLEN等深度学习模型完成图像增强，调用YOLOv8模型完成目标检测。</w:t>
      </w:r>
    </w:p>
    <w:p w14:paraId="03DB4FAE">
      <w:pPr>
        <w:ind w:firstLine="480"/>
        <w:rPr>
          <w:rFonts w:hint="eastAsia"/>
        </w:rPr>
      </w:pPr>
      <w:r>
        <w:t>第三层：数据持久化层</w:t>
      </w:r>
    </w:p>
    <w:p w14:paraId="3F56D86F">
      <w:pPr>
        <w:ind w:firstLine="480"/>
        <w:rPr>
          <w:rFonts w:hint="eastAsia"/>
        </w:rPr>
      </w:pPr>
      <w:r>
        <w:t>数据持久化层采用MySQL关系型数据库和文件系统混合存储方案。结构化数据（检测记录、摄像头配置等）存储在MySQL数据库中；非结构化数据（上传图像、增强结果、标注图像）以文件形式存储在服务器的文件系统中，数据库记录中保存文件的路径引用。</w:t>
      </w:r>
    </w:p>
    <w:p w14:paraId="04904F5D">
      <w:pPr>
        <w:pStyle w:val="4"/>
        <w:spacing w:before="156" w:after="156"/>
        <w:rPr>
          <w:rFonts w:hint="eastAsia"/>
        </w:rPr>
      </w:pPr>
      <w:bookmarkStart w:id="35" w:name="_Toc16850"/>
      <w:bookmarkStart w:id="36" w:name="_Toc2790"/>
      <w:r>
        <w:t xml:space="preserve">2.2.3 </w:t>
      </w:r>
      <w:bookmarkEnd w:id="35"/>
      <w:r>
        <w:rPr>
          <w:rFonts w:hint="eastAsia"/>
        </w:rPr>
        <w:t>系统模块划分</w:t>
      </w:r>
      <w:bookmarkEnd w:id="36"/>
    </w:p>
    <w:p w14:paraId="27389488">
      <w:pPr>
        <w:rPr>
          <w:rFonts w:hint="eastAsia"/>
        </w:rPr>
      </w:pPr>
      <w:r>
        <w:rPr>
          <w:rFonts w:hint="eastAsia"/>
        </w:rPr>
        <w:t>系统可从宏观上划分为前端、后端公共支撑、核心算法三个顶层包，各包之间的依赖关系如</w:t>
      </w:r>
      <w:r>
        <w:rPr>
          <w:rFonts w:hint="eastAsia"/>
          <w:lang w:val="en-US" w:eastAsia="zh-CN"/>
        </w:rPr>
        <w:t>下</w:t>
      </w:r>
      <w:r>
        <w:rPr>
          <w:rFonts w:hint="eastAsia"/>
          <w:lang w:val="en-US" w:eastAsia="zh-CN"/>
        </w:rPr>
        <w:fldChar w:fldCharType="begin"/>
      </w:r>
      <w:r>
        <w:rPr>
          <w:rFonts w:hint="eastAsia"/>
          <w:lang w:val="en-US" w:eastAsia="zh-CN"/>
        </w:rPr>
        <w:instrText xml:space="preserve"> REF _Ref24683 \h </w:instrText>
      </w:r>
      <w:r>
        <w:rPr>
          <w:rFonts w:hint="eastAsia"/>
          <w:lang w:val="en-US" w:eastAsia="zh-CN"/>
        </w:rPr>
        <w:fldChar w:fldCharType="separate"/>
      </w:r>
      <w:r>
        <w:rPr>
          <w:rFonts w:hint="eastAsia" w:ascii="宋体" w:hAnsi="宋体" w:eastAsia="宋体" w:cs="宋体"/>
          <w:b/>
          <w:bCs/>
          <w:sz w:val="21"/>
          <w:szCs w:val="21"/>
        </w:rPr>
        <w:t>图 2</w:t>
      </w:r>
      <w:r>
        <w:rPr>
          <w:rFonts w:hint="eastAsia"/>
          <w:lang w:val="en-US" w:eastAsia="zh-CN"/>
        </w:rPr>
        <w:fldChar w:fldCharType="end"/>
      </w:r>
      <w:r>
        <w:rPr>
          <w:rFonts w:hint="eastAsia"/>
        </w:rPr>
        <w:t>所示：</w:t>
      </w:r>
    </w:p>
    <w:p w14:paraId="4B67E0D9">
      <w:pPr>
        <w:spacing w:line="240" w:lineRule="auto"/>
        <w:ind w:left="0" w:leftChars="0" w:firstLine="0" w:firstLineChars="0"/>
        <w:jc w:val="center"/>
        <w:rPr>
          <w:rFonts w:hint="eastAsia" w:eastAsia="宋体"/>
          <w:lang w:eastAsia="zh-CN"/>
        </w:rPr>
      </w:pPr>
      <w:commentRangeStart w:id="4"/>
      <w:r>
        <w:rPr>
          <w:rFonts w:hint="eastAsia" w:eastAsia="宋体"/>
          <w:lang w:eastAsia="zh-CN"/>
        </w:rPr>
        <w:drawing>
          <wp:inline distT="0" distB="0" distL="114300" distR="114300">
            <wp:extent cx="5753735" cy="7787640"/>
            <wp:effectExtent l="0" t="0" r="6985" b="13335"/>
            <wp:docPr id="13" name="图片 13" descr="C:/Users/20336/Desktop/毕设说明书_图/系统模块包图.png系统模块包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20336/Desktop/毕设说明书_图/系统模块包图.png系统模块包图"/>
                    <pic:cNvPicPr>
                      <a:picLocks noChangeAspect="1"/>
                    </pic:cNvPicPr>
                  </pic:nvPicPr>
                  <pic:blipFill>
                    <a:blip r:embed="rId17"/>
                    <a:srcRect l="15627" r="15627"/>
                    <a:stretch>
                      <a:fillRect/>
                    </a:stretch>
                  </pic:blipFill>
                  <pic:spPr>
                    <a:xfrm>
                      <a:off x="0" y="0"/>
                      <a:ext cx="5753735" cy="7787640"/>
                    </a:xfrm>
                    <a:prstGeom prst="rect">
                      <a:avLst/>
                    </a:prstGeom>
                  </pic:spPr>
                </pic:pic>
              </a:graphicData>
            </a:graphic>
          </wp:inline>
        </w:drawing>
      </w:r>
      <w:commentRangeEnd w:id="4"/>
      <w:r>
        <w:commentReference w:id="4"/>
      </w:r>
    </w:p>
    <w:p w14:paraId="7A757959">
      <w:pPr>
        <w:pStyle w:val="8"/>
        <w:spacing w:line="240" w:lineRule="auto"/>
        <w:ind w:left="0" w:leftChars="0" w:firstLine="0" w:firstLineChars="0"/>
        <w:jc w:val="center"/>
        <w:rPr>
          <w:rFonts w:hint="eastAsia" w:ascii="宋体" w:hAnsi="宋体" w:eastAsia="宋体" w:cs="宋体"/>
          <w:b/>
          <w:bCs/>
          <w:sz w:val="21"/>
          <w:szCs w:val="21"/>
          <w:lang w:eastAsia="zh-CN"/>
        </w:rPr>
      </w:pPr>
      <w:bookmarkStart w:id="37" w:name="_Ref24683"/>
      <w:r>
        <w:rPr>
          <w:rFonts w:hint="eastAsia" w:ascii="宋体" w:hAnsi="宋体" w:eastAsia="宋体" w:cs="宋体"/>
          <w:b/>
          <w:bCs/>
          <w:sz w:val="21"/>
          <w:szCs w:val="21"/>
        </w:rPr>
        <w:t xml:space="preserve">图 </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图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2</w:t>
      </w:r>
      <w:r>
        <w:rPr>
          <w:rFonts w:hint="eastAsia" w:ascii="宋体" w:hAnsi="宋体" w:eastAsia="宋体" w:cs="宋体"/>
          <w:b/>
          <w:bCs/>
          <w:sz w:val="21"/>
          <w:szCs w:val="21"/>
        </w:rPr>
        <w:fldChar w:fldCharType="end"/>
      </w:r>
      <w:bookmarkEnd w:id="37"/>
      <w:r>
        <w:rPr>
          <w:rFonts w:hint="eastAsia" w:ascii="宋体" w:hAnsi="宋体" w:eastAsia="宋体" w:cs="宋体"/>
          <w:b/>
          <w:bCs/>
          <w:sz w:val="21"/>
          <w:szCs w:val="21"/>
        </w:rPr>
        <w:t>系统模块包图</w:t>
      </w:r>
    </w:p>
    <w:p w14:paraId="53E1B1F9">
      <w:pPr>
        <w:ind w:firstLine="480"/>
        <w:rPr>
          <w:rFonts w:hint="eastAsia"/>
        </w:rPr>
      </w:pPr>
      <w:r>
        <w:t>根据上述分层架构，系统可细分为以下功能模块：</w:t>
      </w:r>
    </w:p>
    <w:p w14:paraId="123D6CA5">
      <w:pPr>
        <w:ind w:firstLine="480"/>
        <w:rPr>
          <w:rFonts w:hint="eastAsia"/>
        </w:rPr>
      </w:pPr>
      <w:r>
        <w:t>（1）Web前端模块：负责用户交互界面和结果展示，包括文件上传、图像预览、结果可视化、历史记录浏览等功能。</w:t>
      </w:r>
    </w:p>
    <w:p w14:paraId="649093CD">
      <w:pPr>
        <w:ind w:firstLine="480"/>
        <w:rPr>
          <w:rFonts w:hint="eastAsia"/>
        </w:rPr>
      </w:pPr>
      <w:r>
        <w:t>（2）文件接收与管理模块：负责接收用户上传的文件，进行文件类型校验和安全检查，统一管理文件的存储路径和访问URL。</w:t>
      </w:r>
    </w:p>
    <w:p w14:paraId="2D9D5140">
      <w:pPr>
        <w:ind w:firstLine="480"/>
        <w:rPr>
          <w:rFonts w:hint="eastAsia"/>
        </w:rPr>
      </w:pPr>
      <w:r>
        <w:t>（3）图像增强模块：系统的核心功能模块之一，集成多种图像增强算法。该模块设计为统一的增强接口，内部包含NAFNet去雾增强器、NAFNet去雨增强器、MBLLEN低光照增强器（同时支持TensorFlow和ONNX Runtime两种推理引擎）、Zero-DCE低光照增强器以及基于CLAHE和形态学操作的传统增强器。各增强器通过策略模式组织，根据增强类型动态选择对应的处理逻辑。</w:t>
      </w:r>
    </w:p>
    <w:p w14:paraId="2A4E04E7">
      <w:pPr>
        <w:ind w:firstLine="480"/>
        <w:rPr>
          <w:rFonts w:hint="eastAsia"/>
        </w:rPr>
      </w:pPr>
      <w:r>
        <w:t>（4）自动场景识别模块：通过对输入图像的多维质量指标（亮度、对比度、饱和度、清晰度）进行分析和阈值判断，自动识别当前天气条件类型，触发相应的增强处理流程。</w:t>
      </w:r>
    </w:p>
    <w:p w14:paraId="741C5556">
      <w:pPr>
        <w:ind w:firstLine="480"/>
        <w:rPr>
          <w:rFonts w:hint="eastAsia"/>
        </w:rPr>
      </w:pPr>
      <w:r>
        <w:t>（5）车辆检测模块：基于YOLOv8模型实现车辆目标检测。采用模型缓存机制避免重复加载，支持多种模型规格的切换，输出检测边界框、目标类别、置信度分数和各类别数量统计。</w:t>
      </w:r>
    </w:p>
    <w:p w14:paraId="1EF323D3">
      <w:pPr>
        <w:ind w:firstLine="480"/>
        <w:rPr>
          <w:rFonts w:hint="eastAsia"/>
        </w:rPr>
      </w:pPr>
      <w:r>
        <w:t>（6）视频流处理模块：支持视频文件的逐帧解码和RTSP摄像头的实时帧捕获，对每一帧执行增强和检测操作，将结果帧重新编码为输出视频流。</w:t>
      </w:r>
    </w:p>
    <w:p w14:paraId="48B815BC">
      <w:pPr>
        <w:ind w:firstLine="480"/>
        <w:rPr>
          <w:rFonts w:hint="eastAsia"/>
        </w:rPr>
      </w:pPr>
      <w:r>
        <w:t>（7）数据管理模块：负责MySQL数据库的连接管理和CRUD操作，包括检测记录的写入、查询和删除，以及摄像头配置的持久化管理。</w:t>
      </w:r>
    </w:p>
    <w:p w14:paraId="4A115AE9">
      <w:pPr>
        <w:ind w:firstLine="480"/>
        <w:rPr>
          <w:rFonts w:hint="eastAsia"/>
        </w:rPr>
      </w:pPr>
      <w:r>
        <w:t>（8）性能评测子系统：独立的离线评测模块，支持在标准数据集上进行大规模基准测试，计算mAP、PSNR、SSIM等评估指标，生成详细的评测报告。</w:t>
      </w:r>
    </w:p>
    <w:p w14:paraId="5DAE1864">
      <w:pPr>
        <w:pStyle w:val="4"/>
        <w:spacing w:before="156" w:after="156"/>
        <w:rPr>
          <w:rFonts w:hint="eastAsia"/>
        </w:rPr>
      </w:pPr>
      <w:bookmarkStart w:id="38" w:name="_Toc11124"/>
      <w:r>
        <w:rPr>
          <w:rFonts w:hint="eastAsia"/>
        </w:rPr>
        <w:t>2.2.4 模块间相互关系</w:t>
      </w:r>
      <w:bookmarkEnd w:id="38"/>
    </w:p>
    <w:p w14:paraId="125855D1">
      <w:pPr>
        <w:ind w:firstLine="480"/>
        <w:rPr>
          <w:rFonts w:hint="eastAsia"/>
        </w:rPr>
      </w:pPr>
      <w:r>
        <w:t>各模块之间的数据流和控制流关系可用如下方式描述：</w:t>
      </w:r>
    </w:p>
    <w:p w14:paraId="21460399">
      <w:pPr>
        <w:ind w:firstLine="480"/>
        <w:rPr>
          <w:rFonts w:hint="eastAsia"/>
        </w:rPr>
      </w:pPr>
      <w:r>
        <w:t>用户通过Web前端上传图像，前端将图像文件以multipart/form-data格式发送至后端的图像上传API。后端的路由层接收请求后，将文件保存至文件系统，并调用服务层进行处理。服务层的自动场景识别模块首先对图像进行分析，判断天气条件类型。随后，图像增强模块根据识别结果或用户指定的增强类型，调用相应的增强算法对图像进行恢复处理。增强后的图像传入车辆检测模块，由YOLOv8模型执行目标检测，输出检测结果。最后，所有处理结果（包括原始图像、增强图像、标注图像、检测统计数据）通过数据管理模块持久化存储，并以JSON格式返回至前端展示。</w:t>
      </w:r>
    </w:p>
    <w:p w14:paraId="0177AA77">
      <w:pPr>
        <w:ind w:firstLine="480"/>
        <w:rPr>
          <w:rFonts w:hint="eastAsia"/>
        </w:rPr>
      </w:pPr>
      <w:r>
        <w:t>在视频和摄像头模式下，处理流程类似，但增加了视频帧的解码和编码环节，并对每一帧重复执行增强和检测操作，最终合成结果视频返回给用户</w:t>
      </w:r>
    </w:p>
    <w:p w14:paraId="530726F9">
      <w:pPr>
        <w:pStyle w:val="4"/>
        <w:spacing w:before="156" w:after="156"/>
      </w:pPr>
      <w:bookmarkStart w:id="39" w:name="_Toc24469"/>
      <w:r>
        <w:t>2.2.5 数据处理流程设计</w:t>
      </w:r>
      <w:bookmarkEnd w:id="39"/>
    </w:p>
    <w:p w14:paraId="74ADA979">
      <w:pPr>
        <w:rPr>
          <w:rFonts w:hint="eastAsia"/>
        </w:rPr>
      </w:pPr>
      <w:r>
        <w:rPr>
          <w:rFonts w:hint="eastAsia"/>
        </w:rPr>
        <w:t>系统核心数据处理流程的数据流图（DFD）如</w:t>
      </w:r>
      <w:r>
        <w:rPr>
          <w:rFonts w:hint="eastAsia"/>
          <w:lang w:val="en-US" w:eastAsia="zh-CN"/>
        </w:rPr>
        <w:t>下</w:t>
      </w:r>
      <w:r>
        <w:rPr>
          <w:rFonts w:hint="eastAsia"/>
          <w:lang w:val="en-US" w:eastAsia="zh-CN"/>
        </w:rPr>
        <w:fldChar w:fldCharType="begin"/>
      </w:r>
      <w:r>
        <w:rPr>
          <w:rFonts w:hint="eastAsia"/>
          <w:lang w:val="en-US" w:eastAsia="zh-CN"/>
        </w:rPr>
        <w:instrText xml:space="preserve"> REF _Ref24758 \h </w:instrText>
      </w:r>
      <w:r>
        <w:rPr>
          <w:rFonts w:hint="eastAsia"/>
          <w:lang w:val="en-US" w:eastAsia="zh-CN"/>
        </w:rPr>
        <w:fldChar w:fldCharType="separate"/>
      </w:r>
      <w:r>
        <w:rPr>
          <w:rFonts w:hint="eastAsia" w:ascii="宋体" w:hAnsi="宋体" w:eastAsia="宋体" w:cs="宋体"/>
          <w:b/>
          <w:bCs/>
          <w:sz w:val="21"/>
          <w:szCs w:val="21"/>
        </w:rPr>
        <w:t>图 3</w:t>
      </w:r>
      <w:r>
        <w:rPr>
          <w:rFonts w:hint="eastAsia"/>
          <w:lang w:val="en-US" w:eastAsia="zh-CN"/>
        </w:rPr>
        <w:fldChar w:fldCharType="end"/>
      </w:r>
      <w:r>
        <w:rPr>
          <w:rFonts w:hint="eastAsia"/>
        </w:rPr>
        <w:t>所示，展示了从用户输入到结果输出的完整数据传递过程：</w:t>
      </w:r>
    </w:p>
    <w:p w14:paraId="79BEDFCF">
      <w:pPr>
        <w:spacing w:line="24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3265170" cy="8375015"/>
            <wp:effectExtent l="0" t="0" r="9525" b="8890"/>
            <wp:docPr id="12" name="图片 12" descr="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FD"/>
                    <pic:cNvPicPr>
                      <a:picLocks noChangeAspect="1"/>
                    </pic:cNvPicPr>
                  </pic:nvPicPr>
                  <pic:blipFill>
                    <a:blip r:embed="rId18"/>
                    <a:stretch>
                      <a:fillRect/>
                    </a:stretch>
                  </pic:blipFill>
                  <pic:spPr>
                    <a:xfrm>
                      <a:off x="0" y="0"/>
                      <a:ext cx="3265170" cy="8375015"/>
                    </a:xfrm>
                    <a:prstGeom prst="rect">
                      <a:avLst/>
                    </a:prstGeom>
                  </pic:spPr>
                </pic:pic>
              </a:graphicData>
            </a:graphic>
          </wp:inline>
        </w:drawing>
      </w:r>
    </w:p>
    <w:p w14:paraId="33F40926">
      <w:pPr>
        <w:pStyle w:val="8"/>
        <w:spacing w:line="240" w:lineRule="auto"/>
        <w:ind w:left="0" w:leftChars="0" w:firstLine="0" w:firstLineChars="0"/>
        <w:jc w:val="center"/>
        <w:rPr>
          <w:rFonts w:hint="eastAsia" w:ascii="宋体" w:hAnsi="宋体" w:eastAsia="宋体" w:cs="宋体"/>
          <w:b/>
          <w:bCs/>
          <w:sz w:val="21"/>
          <w:szCs w:val="21"/>
          <w:lang w:eastAsia="zh-CN"/>
        </w:rPr>
      </w:pPr>
      <w:bookmarkStart w:id="40" w:name="_Ref24758"/>
      <w:r>
        <w:rPr>
          <w:rFonts w:hint="eastAsia" w:ascii="宋体" w:hAnsi="宋体" w:eastAsia="宋体" w:cs="宋体"/>
          <w:b/>
          <w:bCs/>
          <w:sz w:val="21"/>
          <w:szCs w:val="21"/>
        </w:rPr>
        <w:t xml:space="preserve">图 </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图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3</w:t>
      </w:r>
      <w:r>
        <w:rPr>
          <w:rFonts w:hint="eastAsia" w:ascii="宋体" w:hAnsi="宋体" w:eastAsia="宋体" w:cs="宋体"/>
          <w:b/>
          <w:bCs/>
          <w:sz w:val="21"/>
          <w:szCs w:val="21"/>
        </w:rPr>
        <w:fldChar w:fldCharType="end"/>
      </w:r>
      <w:bookmarkEnd w:id="40"/>
      <w:r>
        <w:rPr>
          <w:rFonts w:hint="eastAsia" w:ascii="宋体" w:hAnsi="宋体" w:eastAsia="宋体" w:cs="宋体"/>
          <w:b/>
          <w:bCs/>
          <w:sz w:val="21"/>
          <w:szCs w:val="21"/>
          <w:lang w:eastAsia="zh-CN"/>
        </w:rPr>
        <w:t>DFD图</w:t>
      </w:r>
    </w:p>
    <w:p w14:paraId="7CB19959">
      <w:pPr>
        <w:ind w:firstLine="480"/>
        <w:rPr>
          <w:rFonts w:hint="eastAsia"/>
        </w:rPr>
      </w:pPr>
      <w:r>
        <w:t>系统的核心数据处理流程包括以下步骤：</w:t>
      </w:r>
    </w:p>
    <w:p w14:paraId="1BAD5320">
      <w:pPr>
        <w:ind w:firstLine="480"/>
        <w:rPr>
          <w:rFonts w:hint="eastAsia"/>
        </w:rPr>
      </w:pPr>
      <w:r>
        <w:t>（1）输入接收：系统通过HTTP请求接收用户上传的图像文件，或通过OpenCV读取视频文件和摄像头RTSP流。</w:t>
      </w:r>
    </w:p>
    <w:p w14:paraId="2953EAE7">
      <w:pPr>
        <w:ind w:firstLine="480"/>
        <w:rPr>
          <w:rFonts w:hint="eastAsia"/>
        </w:rPr>
      </w:pPr>
      <w:r>
        <w:t>（2）场景识别：利用自动场景识别模块对输入图像进行质量分析，计算亮度均值、对比度标准差、饱和度均值和拉普拉斯清晰度等指标，根据决策规则判断天气类型。</w:t>
      </w:r>
    </w:p>
    <w:p w14:paraId="2B74CC81">
      <w:pPr>
        <w:ind w:firstLine="480"/>
        <w:rPr>
          <w:rFonts w:hint="eastAsia"/>
        </w:rPr>
      </w:pPr>
      <w:r>
        <w:t>（3）图像增强：根据场景识别结果或用户指定，执行对应的增强策略。对于雾天图像，调用NAFNet去雾模型处理；对于雨天图像，调用NAFNet去雨模型或形态学去雨方法处理；对于低光照图像，调用MBLLEN或Zero-DCE模型处理；对于正常图像，直接跳过增强步骤以减少不必要的计算开销。</w:t>
      </w:r>
    </w:p>
    <w:p w14:paraId="67A0D47E">
      <w:pPr>
        <w:ind w:firstLine="480"/>
        <w:rPr>
          <w:rFonts w:hint="eastAsia"/>
        </w:rPr>
      </w:pPr>
      <w:r>
        <w:t>（4）目标检测：对增强后的图像运行YOLOv8目标检测模型，提取所有检测到的车辆目标，记录其类别、边界框坐标和置信度分数。</w:t>
      </w:r>
    </w:p>
    <w:p w14:paraId="59B88CB9">
      <w:pPr>
        <w:ind w:firstLine="480"/>
        <w:rPr>
          <w:rFonts w:hint="eastAsia"/>
        </w:rPr>
      </w:pPr>
      <w:r>
        <w:t>（5）结果后处理：在图像上绘制检测边界框和类别标签，生成标注图像；统计各类别车辆的数量。</w:t>
      </w:r>
    </w:p>
    <w:p w14:paraId="7DD4FA3E">
      <w:pPr>
        <w:ind w:firstLine="480"/>
        <w:rPr>
          <w:rFonts w:hint="eastAsia"/>
        </w:rPr>
      </w:pPr>
      <w:r>
        <w:t>（6）结果持久化：将所有处理结果写入MySQL数据库，将图像文件保存至文件系统。</w:t>
      </w:r>
    </w:p>
    <w:p w14:paraId="4B804F95">
      <w:pPr>
        <w:ind w:firstLine="480"/>
        <w:rPr>
          <w:rFonts w:hint="eastAsia"/>
        </w:rPr>
      </w:pPr>
      <w:r>
        <w:t>（7）结果反馈：将处理结果以JSON格式封装，通过HTTP响应返回至前端展示。</w:t>
      </w:r>
    </w:p>
    <w:p w14:paraId="572FEC6D">
      <w:pPr>
        <w:pStyle w:val="3"/>
        <w:spacing w:before="156" w:after="156"/>
        <w:rPr>
          <w:rFonts w:hint="eastAsia"/>
        </w:rPr>
      </w:pPr>
      <w:bookmarkStart w:id="41" w:name="_Toc25653"/>
      <w:bookmarkStart w:id="42" w:name="_Toc20097"/>
      <w:r>
        <w:t xml:space="preserve">2.3 </w:t>
      </w:r>
      <w:bookmarkEnd w:id="41"/>
      <w:r>
        <w:rPr>
          <w:rFonts w:hint="eastAsia"/>
        </w:rPr>
        <w:t>技术选型分析</w:t>
      </w:r>
      <w:bookmarkEnd w:id="42"/>
    </w:p>
    <w:p w14:paraId="7661260B">
      <w:pPr>
        <w:pStyle w:val="4"/>
        <w:spacing w:before="156" w:after="156"/>
        <w:rPr>
          <w:rFonts w:hint="eastAsia"/>
        </w:rPr>
      </w:pPr>
      <w:bookmarkStart w:id="43" w:name="_Toc14788"/>
      <w:r>
        <w:rPr>
          <w:rFonts w:hint="eastAsia"/>
        </w:rPr>
        <w:t>2.3.1 深度学习框架选型</w:t>
      </w:r>
      <w:bookmarkEnd w:id="43"/>
    </w:p>
    <w:p w14:paraId="3034FDAC">
      <w:pPr>
        <w:ind w:firstLine="480"/>
        <w:rPr>
          <w:rFonts w:hint="eastAsia"/>
        </w:rPr>
      </w:pPr>
      <w:r>
        <w:t>系统的核心算法实现涉及图像增强模型和车辆检测模型的部署推理，需要选择合适的深度学习框架。经过综合比较，系统采用PyTorch作为模型训练框架，采用ONNX Runtime作为模型部署推理引擎。选用ONNX Runtime的主要优势在于：（1）跨框架兼容性，支持将PyTorch训练的模型导出为ONNX格式，摆脱对Python运行时环境的依赖；（2）推理性能优化，ONNX Runtime支持图优化、算子融合等加速技术，在CPU环境下也能获得较好的推理速度。</w:t>
      </w:r>
    </w:p>
    <w:p w14:paraId="376751D5">
      <w:pPr>
        <w:pStyle w:val="4"/>
        <w:spacing w:before="156" w:after="156"/>
        <w:rPr>
          <w:rFonts w:hint="eastAsia"/>
        </w:rPr>
      </w:pPr>
      <w:bookmarkStart w:id="44" w:name="_Toc534"/>
      <w:r>
        <w:rPr>
          <w:rFonts w:hint="eastAsia"/>
        </w:rPr>
        <w:t>2.3.2 后端框架选型</w:t>
      </w:r>
      <w:bookmarkEnd w:id="44"/>
    </w:p>
    <w:p w14:paraId="141F723D">
      <w:pPr>
        <w:ind w:firstLine="480"/>
        <w:rPr>
          <w:rFonts w:hint="eastAsia"/>
        </w:rPr>
      </w:pPr>
      <w:r>
        <w:rPr>
          <w:rFonts w:hint="eastAsia"/>
        </w:rPr>
        <w:t>后端采用Flask框架构建，主要考量以下因素：（1）轻量级特性，Flask作为微框架，核心功能简洁精炼，适合本系统的服务规模；（2）灵活性强，Flask不强制使用特定的数据库或模板引擎，可以根据实际需求灵活选择组件；（3）生态丰富，基于Werkzeug和Jinja2构建，拥有大量成熟的扩展库；（4）易于部署，部署方式简单，对服务器资源要求低。</w:t>
      </w:r>
    </w:p>
    <w:p w14:paraId="1FB72E7D">
      <w:pPr>
        <w:pStyle w:val="4"/>
        <w:spacing w:before="156" w:after="156"/>
        <w:rPr>
          <w:rFonts w:hint="eastAsia"/>
        </w:rPr>
      </w:pPr>
      <w:bookmarkStart w:id="45" w:name="_Toc13373"/>
      <w:r>
        <w:rPr>
          <w:rFonts w:hint="eastAsia"/>
        </w:rPr>
        <w:t>2.3.3 数据库选型</w:t>
      </w:r>
      <w:bookmarkEnd w:id="45"/>
    </w:p>
    <w:p w14:paraId="1819E4D0">
      <w:pPr>
        <w:ind w:firstLine="480"/>
        <w:rPr>
          <w:rFonts w:hint="eastAsia"/>
        </w:rPr>
      </w:pPr>
      <w:r>
        <w:t>系统采用MySQL关系型数据库进行数据持久化，主要基于以下考虑：（1）成熟稳定，MySQL是全球最流行的开源关系型数据库，经过大量生产环境验证；（2）事务支持，MySQL提供完整的事务支持，保证数据操作的原子性和一致性；（3）SQL接口成熟，便于数据查询和统计分析；（4）与Flask生态集成良好，通过Flask-SQLAlchemy或PyMySQL等库可以方便地进行数据操作。</w:t>
      </w:r>
    </w:p>
    <w:p w14:paraId="05F9475B">
      <w:pPr>
        <w:pStyle w:val="4"/>
        <w:spacing w:before="156" w:after="156"/>
        <w:rPr>
          <w:rFonts w:hint="eastAsia"/>
        </w:rPr>
      </w:pPr>
      <w:bookmarkStart w:id="46" w:name="_Toc16416"/>
      <w:r>
        <w:rPr>
          <w:rFonts w:hint="eastAsia"/>
        </w:rPr>
        <w:t>2.3.4 前端技术选型</w:t>
      </w:r>
      <w:bookmarkEnd w:id="46"/>
    </w:p>
    <w:p w14:paraId="14C4B351">
      <w:pPr>
        <w:ind w:firstLine="480"/>
        <w:rPr>
          <w:rFonts w:hint="eastAsia"/>
        </w:rPr>
      </w:pPr>
      <w:r>
        <w:t>前端采用原生HTML5、CSS3和JavaScript实现，不依赖前端框架。这样选择的原因包括：（1）系统功能聚焦于图像展示和结果可视化，交互逻辑相对简单，无需引入React或Vue等重型框架；（2）原生技术栈可以减少构建工具的依赖，降低系统部署的复杂度；（3）充分利用HTML5的File API处理文件上传预览，Canvas API进行图像渲染，CSS3 Grid和Flexbox实现响应式布局。</w:t>
      </w:r>
    </w:p>
    <w:p w14:paraId="41729BDE">
      <w:pPr>
        <w:pStyle w:val="4"/>
        <w:spacing w:before="156" w:after="156"/>
        <w:rPr>
          <w:rFonts w:hint="eastAsia"/>
        </w:rPr>
      </w:pPr>
      <w:bookmarkStart w:id="47" w:name="_Toc10847"/>
      <w:r>
        <w:rPr>
          <w:rFonts w:hint="eastAsia"/>
        </w:rPr>
        <w:t xml:space="preserve">2.3.5 </w:t>
      </w:r>
      <w:r>
        <w:t>ONNX Runtime推理加速方案</w:t>
      </w:r>
      <w:bookmarkEnd w:id="47"/>
    </w:p>
    <w:p w14:paraId="0B89D192">
      <w:pPr>
        <w:ind w:firstLine="480"/>
        <w:rPr>
          <w:rFonts w:hint="eastAsia"/>
        </w:rPr>
      </w:pPr>
      <w:r>
        <w:t>ONNX Runtime是微软开源的高性能推理引擎，为系统中深度学习模型的部署推理提供了关键支持。系统采用ONNX Runtime对三类模型进行推理加速：</w:t>
      </w:r>
    </w:p>
    <w:p w14:paraId="4888E4D6">
      <w:pPr>
        <w:ind w:firstLine="480"/>
        <w:rPr>
          <w:rFonts w:hint="eastAsia"/>
        </w:rPr>
      </w:pPr>
      <w:r>
        <w:t>对于NAFNet模型（去雾、去雨），导出为ONNX格式后，通过ONNX Runtime加载推理。在SessionOptions中启用全部图优化级别（ORT_ENABLE_ALL），设置intra_op_num_threads为4以充分利用多核CPU的计算能力。同时，实现会话缓存机制（_session_cache），对同一模型路径只创建一次推理会话，后续调用复用已有会话。</w:t>
      </w:r>
    </w:p>
    <w:p w14:paraId="0AFBC98F">
      <w:pPr>
        <w:ind w:firstLine="480"/>
        <w:rPr>
          <w:rFonts w:hint="eastAsia"/>
        </w:rPr>
      </w:pPr>
      <w:r>
        <w:t>对于MBLLEN模型（低光照增强），除TensorFlow原生推理路径外，还提供ONNX Runtime推理路径作为替代方案。ONNX版本的MBLLENEnhancer在推理速度上有显著提升，支持4线程并行推理。</w:t>
      </w:r>
    </w:p>
    <w:p w14:paraId="507D4025">
      <w:pPr>
        <w:ind w:firstLine="480"/>
        <w:rPr>
          <w:rFonts w:hint="eastAsia"/>
        </w:rPr>
      </w:pPr>
      <w:r>
        <w:t>对于Zero-DCE模型（低光照增强），同样采用ONNX Runtime进行推理加速，减少对特定深度学习框架的依赖。</w:t>
      </w:r>
    </w:p>
    <w:p w14:paraId="05A14AF0">
      <w:pPr>
        <w:pStyle w:val="4"/>
        <w:spacing w:before="156" w:after="156"/>
        <w:rPr>
          <w:rFonts w:hint="eastAsia"/>
        </w:rPr>
      </w:pPr>
      <w:bookmarkStart w:id="48" w:name="_Toc8989"/>
      <w:r>
        <w:t>2.3.6 技术选型对比总结</w:t>
      </w:r>
      <w:bookmarkEnd w:id="48"/>
    </w:p>
    <w:p w14:paraId="682D94D3">
      <w:pPr>
        <w:ind w:firstLine="480"/>
      </w:pPr>
      <w:r>
        <w:t>以下</w:t>
      </w:r>
      <w:r>
        <w:fldChar w:fldCharType="begin"/>
      </w:r>
      <w:r>
        <w:instrText xml:space="preserve"> REF _Ref13441 \h </w:instrText>
      </w:r>
      <w:r>
        <w:fldChar w:fldCharType="separate"/>
      </w:r>
      <w:r>
        <w:t>表 1</w:t>
      </w:r>
      <w:r>
        <w:fldChar w:fldCharType="end"/>
      </w:r>
      <w:r>
        <w:t>总结了系统关键技术的选型情况及选择依据：</w:t>
      </w:r>
    </w:p>
    <w:p w14:paraId="451C3826">
      <w:pPr>
        <w:ind w:firstLine="480"/>
      </w:pPr>
    </w:p>
    <w:p w14:paraId="26E5F828">
      <w:pPr>
        <w:ind w:firstLine="480"/>
      </w:pPr>
    </w:p>
    <w:p w14:paraId="33B8411E">
      <w:pPr>
        <w:ind w:firstLine="480"/>
      </w:pPr>
    </w:p>
    <w:p w14:paraId="78C0155D">
      <w:pPr>
        <w:ind w:firstLine="480"/>
      </w:pPr>
    </w:p>
    <w:p w14:paraId="24B5739C">
      <w:pPr>
        <w:ind w:firstLine="480"/>
        <w:rPr>
          <w:rFonts w:hint="eastAsia"/>
        </w:rPr>
      </w:pPr>
    </w:p>
    <w:p w14:paraId="48FDC49D">
      <w:pPr>
        <w:pStyle w:val="8"/>
        <w:ind w:firstLine="0" w:firstLineChars="0"/>
        <w:jc w:val="center"/>
        <w:rPr>
          <w:rFonts w:hint="eastAsia" w:ascii="宋体" w:hAnsi="宋体" w:eastAsia="宋体" w:cs="宋体"/>
          <w:b/>
          <w:bCs/>
          <w:sz w:val="21"/>
        </w:rPr>
      </w:pPr>
      <w:bookmarkStart w:id="49" w:name="_Ref13441"/>
      <w:bookmarkStart w:id="50" w:name="_Ref13431"/>
      <w:r>
        <w:rPr>
          <w:rFonts w:hint="eastAsia" w:ascii="宋体" w:hAnsi="宋体" w:eastAsia="宋体" w:cs="宋体"/>
          <w:b/>
          <w:bCs/>
          <w:sz w:val="21"/>
        </w:rPr>
        <w:t xml:space="preserve">表 </w:t>
      </w:r>
      <w:r>
        <w:rPr>
          <w:rFonts w:hint="eastAsia" w:ascii="宋体" w:hAnsi="宋体" w:eastAsia="宋体" w:cs="宋体"/>
          <w:b/>
          <w:bCs/>
          <w:sz w:val="21"/>
        </w:rPr>
        <w:fldChar w:fldCharType="begin"/>
      </w:r>
      <w:r>
        <w:rPr>
          <w:rFonts w:hint="eastAsia" w:ascii="宋体" w:hAnsi="宋体" w:eastAsia="宋体" w:cs="宋体"/>
          <w:b/>
          <w:bCs/>
          <w:sz w:val="21"/>
        </w:rPr>
        <w:instrText xml:space="preserve"> SEQ 表 \* ARABIC </w:instrText>
      </w:r>
      <w:r>
        <w:rPr>
          <w:rFonts w:hint="eastAsia" w:ascii="宋体" w:hAnsi="宋体" w:eastAsia="宋体" w:cs="宋体"/>
          <w:b/>
          <w:bCs/>
          <w:sz w:val="21"/>
        </w:rPr>
        <w:fldChar w:fldCharType="separate"/>
      </w:r>
      <w:r>
        <w:rPr>
          <w:rFonts w:hint="eastAsia" w:ascii="宋体" w:hAnsi="宋体" w:eastAsia="宋体" w:cs="宋体"/>
          <w:b/>
          <w:bCs/>
          <w:sz w:val="21"/>
        </w:rPr>
        <w:t>1</w:t>
      </w:r>
      <w:r>
        <w:rPr>
          <w:rFonts w:hint="eastAsia" w:ascii="宋体" w:hAnsi="宋体" w:eastAsia="宋体" w:cs="宋体"/>
          <w:b/>
          <w:bCs/>
          <w:sz w:val="21"/>
        </w:rPr>
        <w:fldChar w:fldCharType="end"/>
      </w:r>
      <w:bookmarkEnd w:id="49"/>
      <w:r>
        <w:rPr>
          <w:rFonts w:hint="eastAsia" w:ascii="宋体" w:hAnsi="宋体" w:eastAsia="宋体" w:cs="宋体"/>
          <w:b/>
          <w:bCs/>
          <w:sz w:val="21"/>
        </w:rPr>
        <w:t>系统关键技术选型</w:t>
      </w:r>
      <w:bookmarkEnd w:id="50"/>
    </w:p>
    <w:tbl>
      <w:tblPr>
        <w:tblStyle w:val="21"/>
        <w:tblW w:w="9078"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733"/>
        <w:gridCol w:w="2312"/>
        <w:gridCol w:w="2481"/>
        <w:gridCol w:w="2552"/>
      </w:tblGrid>
      <w:tr w14:paraId="3D237F5D">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Header/>
        </w:trPr>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50A631BC">
            <w:pPr>
              <w:widowControl/>
              <w:ind w:firstLine="482"/>
              <w:jc w:val="left"/>
              <w:rPr>
                <w:rFonts w:hint="eastAsia"/>
                <w:b/>
                <w:bCs/>
              </w:rPr>
            </w:pPr>
            <w:r>
              <w:rPr>
                <w:rFonts w:cs="宋体"/>
                <w:b/>
                <w:bCs/>
                <w:kern w:val="0"/>
                <w:szCs w:val="24"/>
                <w:lang w:bidi="ar"/>
              </w:rPr>
              <w:t>技术维度</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7F2341CC">
            <w:pPr>
              <w:widowControl/>
              <w:ind w:firstLine="482"/>
              <w:jc w:val="left"/>
              <w:rPr>
                <w:rFonts w:hint="eastAsia"/>
                <w:b/>
                <w:bCs/>
              </w:rPr>
            </w:pPr>
            <w:r>
              <w:rPr>
                <w:rFonts w:cs="宋体"/>
                <w:b/>
                <w:bCs/>
                <w:kern w:val="0"/>
                <w:szCs w:val="24"/>
                <w:lang w:bidi="ar"/>
              </w:rPr>
              <w:t>选型方案</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21FACC0D">
            <w:pPr>
              <w:widowControl/>
              <w:ind w:firstLine="482"/>
              <w:jc w:val="left"/>
              <w:rPr>
                <w:rFonts w:hint="eastAsia"/>
                <w:b/>
                <w:bCs/>
              </w:rPr>
            </w:pPr>
            <w:r>
              <w:rPr>
                <w:rFonts w:cs="宋体"/>
                <w:b/>
                <w:bCs/>
                <w:kern w:val="0"/>
                <w:szCs w:val="24"/>
                <w:lang w:bidi="ar"/>
              </w:rPr>
              <w:t>备选方案</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5F40523D">
            <w:pPr>
              <w:widowControl/>
              <w:ind w:firstLine="482"/>
              <w:jc w:val="left"/>
              <w:rPr>
                <w:rFonts w:hint="eastAsia"/>
                <w:b/>
                <w:bCs/>
              </w:rPr>
            </w:pPr>
            <w:r>
              <w:rPr>
                <w:rFonts w:cs="宋体"/>
                <w:b/>
                <w:bCs/>
                <w:kern w:val="0"/>
                <w:szCs w:val="24"/>
                <w:lang w:bidi="ar"/>
              </w:rPr>
              <w:t>选型理由</w:t>
            </w:r>
          </w:p>
        </w:tc>
      </w:tr>
      <w:tr w14:paraId="3694897F">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5CFBB366">
            <w:pPr>
              <w:widowControl/>
              <w:ind w:firstLine="480"/>
              <w:jc w:val="left"/>
              <w:rPr>
                <w:rFonts w:hint="eastAsia"/>
              </w:rPr>
            </w:pPr>
            <w:r>
              <w:rPr>
                <w:rFonts w:cs="宋体"/>
                <w:kern w:val="0"/>
                <w:szCs w:val="24"/>
                <w:lang w:bidi="ar"/>
              </w:rPr>
              <w:t>深度学习训练框架</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70AA417">
            <w:pPr>
              <w:widowControl/>
              <w:ind w:firstLine="480"/>
              <w:jc w:val="left"/>
              <w:rPr>
                <w:rFonts w:hint="eastAsia"/>
              </w:rPr>
            </w:pPr>
            <w:r>
              <w:rPr>
                <w:rFonts w:cs="宋体"/>
                <w:kern w:val="0"/>
                <w:szCs w:val="24"/>
                <w:lang w:bidi="ar"/>
              </w:rPr>
              <w:t>PyTorch</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15F4F82E">
            <w:pPr>
              <w:widowControl/>
              <w:ind w:firstLine="480"/>
              <w:jc w:val="left"/>
              <w:rPr>
                <w:rFonts w:hint="eastAsia"/>
              </w:rPr>
            </w:pPr>
            <w:r>
              <w:rPr>
                <w:rFonts w:cs="宋体"/>
                <w:kern w:val="0"/>
                <w:szCs w:val="24"/>
                <w:lang w:bidi="ar"/>
              </w:rPr>
              <w:t>TensorFlow</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4D8CF8C">
            <w:pPr>
              <w:widowControl/>
              <w:ind w:firstLine="480"/>
              <w:jc w:val="left"/>
              <w:rPr>
                <w:rFonts w:hint="eastAsia"/>
              </w:rPr>
            </w:pPr>
            <w:r>
              <w:rPr>
                <w:rFonts w:cs="宋体"/>
                <w:kern w:val="0"/>
                <w:szCs w:val="24"/>
                <w:lang w:bidi="ar"/>
              </w:rPr>
              <w:t>生态活跃，调试便捷，学术主流</w:t>
            </w:r>
          </w:p>
        </w:tc>
      </w:tr>
      <w:tr w14:paraId="0C6773FF">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3924BA3">
            <w:pPr>
              <w:widowControl/>
              <w:ind w:firstLine="480"/>
              <w:jc w:val="left"/>
              <w:rPr>
                <w:rFonts w:hint="eastAsia"/>
              </w:rPr>
            </w:pPr>
            <w:r>
              <w:rPr>
                <w:rFonts w:cs="宋体"/>
                <w:kern w:val="0"/>
                <w:szCs w:val="24"/>
                <w:lang w:bidi="ar"/>
              </w:rPr>
              <w:t>模型推理引擎</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3DB21105">
            <w:pPr>
              <w:widowControl/>
              <w:ind w:firstLine="480"/>
              <w:jc w:val="left"/>
              <w:rPr>
                <w:rFonts w:hint="eastAsia"/>
              </w:rPr>
            </w:pPr>
            <w:r>
              <w:rPr>
                <w:rFonts w:cs="宋体"/>
                <w:kern w:val="0"/>
                <w:szCs w:val="24"/>
                <w:lang w:bidi="ar"/>
              </w:rPr>
              <w:t>ONNX Runtime</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1721DA3E">
            <w:pPr>
              <w:widowControl/>
              <w:ind w:firstLine="480"/>
              <w:jc w:val="left"/>
              <w:rPr>
                <w:rFonts w:hint="eastAsia"/>
              </w:rPr>
            </w:pPr>
            <w:r>
              <w:rPr>
                <w:rFonts w:cs="宋体"/>
                <w:kern w:val="0"/>
                <w:szCs w:val="24"/>
                <w:lang w:bidi="ar"/>
              </w:rPr>
              <w:t>TensorRT, OpenVINO</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333368B2">
            <w:pPr>
              <w:widowControl/>
              <w:ind w:firstLine="480"/>
              <w:jc w:val="left"/>
              <w:rPr>
                <w:rFonts w:hint="eastAsia"/>
              </w:rPr>
            </w:pPr>
            <w:r>
              <w:rPr>
                <w:rFonts w:cs="宋体"/>
                <w:kern w:val="0"/>
                <w:szCs w:val="24"/>
                <w:lang w:bidi="ar"/>
              </w:rPr>
              <w:t>跨框架兼容，CPU优化好，部署简便</w:t>
            </w:r>
          </w:p>
        </w:tc>
      </w:tr>
      <w:tr w14:paraId="0BE502E2">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F0591F3">
            <w:pPr>
              <w:widowControl/>
              <w:ind w:firstLine="480"/>
              <w:jc w:val="left"/>
              <w:rPr>
                <w:rFonts w:hint="eastAsia"/>
              </w:rPr>
            </w:pPr>
            <w:r>
              <w:rPr>
                <w:rFonts w:cs="宋体"/>
                <w:kern w:val="0"/>
                <w:szCs w:val="24"/>
                <w:lang w:bidi="ar"/>
              </w:rPr>
              <w:t>后端框架</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86021EB">
            <w:pPr>
              <w:widowControl/>
              <w:ind w:firstLine="480"/>
              <w:jc w:val="left"/>
              <w:rPr>
                <w:rFonts w:hint="eastAsia"/>
              </w:rPr>
            </w:pPr>
            <w:r>
              <w:rPr>
                <w:rFonts w:cs="宋体"/>
                <w:kern w:val="0"/>
                <w:szCs w:val="24"/>
                <w:lang w:bidi="ar"/>
              </w:rPr>
              <w:t>Flask</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A244074">
            <w:pPr>
              <w:widowControl/>
              <w:ind w:firstLine="480"/>
              <w:jc w:val="left"/>
              <w:rPr>
                <w:rFonts w:hint="eastAsia"/>
              </w:rPr>
            </w:pPr>
            <w:r>
              <w:rPr>
                <w:rFonts w:cs="宋体"/>
                <w:kern w:val="0"/>
                <w:szCs w:val="24"/>
                <w:lang w:bidi="ar"/>
              </w:rPr>
              <w:t>Django, FastAPI</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900F8E5">
            <w:pPr>
              <w:widowControl/>
              <w:ind w:firstLine="480"/>
              <w:jc w:val="left"/>
              <w:rPr>
                <w:rFonts w:hint="eastAsia"/>
              </w:rPr>
            </w:pPr>
            <w:r>
              <w:rPr>
                <w:rFonts w:cs="宋体"/>
                <w:kern w:val="0"/>
                <w:szCs w:val="24"/>
                <w:lang w:bidi="ar"/>
              </w:rPr>
              <w:t>轻量灵活，部署简单，扩展性强</w:t>
            </w:r>
          </w:p>
        </w:tc>
      </w:tr>
      <w:tr w14:paraId="3AE9E8D5">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1DBA8F86">
            <w:pPr>
              <w:widowControl/>
              <w:ind w:firstLine="480"/>
              <w:jc w:val="left"/>
              <w:rPr>
                <w:rFonts w:hint="eastAsia"/>
              </w:rPr>
            </w:pPr>
            <w:r>
              <w:rPr>
                <w:rFonts w:cs="宋体"/>
                <w:kern w:val="0"/>
                <w:szCs w:val="24"/>
                <w:lang w:bidi="ar"/>
              </w:rPr>
              <w:t>数据库</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023B896F">
            <w:pPr>
              <w:widowControl/>
              <w:ind w:firstLine="480"/>
              <w:jc w:val="left"/>
              <w:rPr>
                <w:rFonts w:hint="eastAsia"/>
              </w:rPr>
            </w:pPr>
            <w:r>
              <w:rPr>
                <w:rFonts w:cs="宋体"/>
                <w:kern w:val="0"/>
                <w:szCs w:val="24"/>
                <w:lang w:bidi="ar"/>
              </w:rPr>
              <w:t>MySQL</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67ED5190">
            <w:pPr>
              <w:widowControl/>
              <w:ind w:firstLine="480"/>
              <w:jc w:val="left"/>
              <w:rPr>
                <w:rFonts w:hint="eastAsia"/>
              </w:rPr>
            </w:pPr>
            <w:r>
              <w:rPr>
                <w:rFonts w:cs="宋体"/>
                <w:kern w:val="0"/>
                <w:szCs w:val="24"/>
                <w:lang w:bidi="ar"/>
              </w:rPr>
              <w:t>SQLite, PostgreSQL</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67297DE">
            <w:pPr>
              <w:widowControl/>
              <w:ind w:firstLine="480"/>
              <w:jc w:val="left"/>
              <w:rPr>
                <w:rFonts w:hint="eastAsia"/>
              </w:rPr>
            </w:pPr>
            <w:r>
              <w:rPr>
                <w:rFonts w:cs="宋体"/>
                <w:kern w:val="0"/>
                <w:szCs w:val="24"/>
                <w:lang w:bidi="ar"/>
              </w:rPr>
              <w:t>成熟稳定，事务支持，查询高效</w:t>
            </w:r>
          </w:p>
        </w:tc>
      </w:tr>
      <w:tr w14:paraId="7F4AF894">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7CA50FF7">
            <w:pPr>
              <w:widowControl/>
              <w:ind w:firstLine="480"/>
              <w:jc w:val="left"/>
              <w:rPr>
                <w:rFonts w:hint="eastAsia"/>
              </w:rPr>
            </w:pPr>
            <w:r>
              <w:rPr>
                <w:rFonts w:cs="宋体"/>
                <w:kern w:val="0"/>
                <w:szCs w:val="24"/>
                <w:lang w:bidi="ar"/>
              </w:rPr>
              <w:t>前端</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E81E220">
            <w:pPr>
              <w:widowControl/>
              <w:ind w:firstLine="480"/>
              <w:jc w:val="left"/>
              <w:rPr>
                <w:rFonts w:hint="eastAsia"/>
              </w:rPr>
            </w:pPr>
            <w:r>
              <w:rPr>
                <w:rFonts w:cs="宋体"/>
                <w:kern w:val="0"/>
                <w:szCs w:val="24"/>
                <w:lang w:bidi="ar"/>
              </w:rPr>
              <w:t>HTML5+CSS3+JS</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CAC4FC7">
            <w:pPr>
              <w:widowControl/>
              <w:ind w:firstLine="480"/>
              <w:jc w:val="left"/>
              <w:rPr>
                <w:rFonts w:hint="eastAsia"/>
              </w:rPr>
            </w:pPr>
            <w:r>
              <w:rPr>
                <w:rFonts w:cs="宋体"/>
                <w:kern w:val="0"/>
                <w:szCs w:val="24"/>
                <w:lang w:bidi="ar"/>
              </w:rPr>
              <w:t>React, Vue</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FE3BE30">
            <w:pPr>
              <w:widowControl/>
              <w:ind w:firstLine="480"/>
              <w:jc w:val="left"/>
              <w:rPr>
                <w:rFonts w:hint="eastAsia"/>
              </w:rPr>
            </w:pPr>
            <w:r>
              <w:rPr>
                <w:rFonts w:cs="宋体"/>
                <w:kern w:val="0"/>
                <w:szCs w:val="24"/>
                <w:lang w:bidi="ar"/>
              </w:rPr>
              <w:t>轻量无依赖，满足系统需求</w:t>
            </w:r>
          </w:p>
        </w:tc>
      </w:tr>
      <w:tr w14:paraId="76B0BBD0">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51303B14">
            <w:pPr>
              <w:widowControl/>
              <w:ind w:firstLine="480"/>
              <w:jc w:val="left"/>
              <w:rPr>
                <w:rFonts w:hint="eastAsia"/>
              </w:rPr>
            </w:pPr>
            <w:r>
              <w:rPr>
                <w:rFonts w:cs="宋体"/>
                <w:kern w:val="0"/>
                <w:szCs w:val="24"/>
                <w:lang w:bidi="ar"/>
              </w:rPr>
              <w:t>图像处理库</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58513C85">
            <w:pPr>
              <w:widowControl/>
              <w:ind w:firstLine="480"/>
              <w:jc w:val="left"/>
              <w:rPr>
                <w:rFonts w:hint="eastAsia"/>
              </w:rPr>
            </w:pPr>
            <w:r>
              <w:rPr>
                <w:rFonts w:cs="宋体"/>
                <w:kern w:val="0"/>
                <w:szCs w:val="24"/>
                <w:lang w:bidi="ar"/>
              </w:rPr>
              <w:t>OpenCV</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59DD6C7E">
            <w:pPr>
              <w:widowControl/>
              <w:ind w:firstLine="480"/>
              <w:jc w:val="left"/>
              <w:rPr>
                <w:rFonts w:hint="eastAsia"/>
              </w:rPr>
            </w:pPr>
            <w:r>
              <w:rPr>
                <w:rFonts w:cs="宋体"/>
                <w:kern w:val="0"/>
                <w:szCs w:val="24"/>
                <w:lang w:bidi="ar"/>
              </w:rPr>
              <w:t>Pillow, scikit-image</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114CAA44">
            <w:pPr>
              <w:widowControl/>
              <w:ind w:firstLine="480"/>
              <w:jc w:val="left"/>
              <w:rPr>
                <w:rFonts w:hint="eastAsia"/>
              </w:rPr>
            </w:pPr>
            <w:r>
              <w:rPr>
                <w:rFonts w:cs="宋体"/>
                <w:kern w:val="0"/>
                <w:szCs w:val="24"/>
                <w:lang w:bidi="ar"/>
              </w:rPr>
              <w:t>功能完善，性能优异，生态成熟</w:t>
            </w:r>
          </w:p>
        </w:tc>
      </w:tr>
      <w:tr w14:paraId="03293494">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B123DF0">
            <w:pPr>
              <w:widowControl/>
              <w:ind w:firstLine="480"/>
              <w:jc w:val="left"/>
              <w:rPr>
                <w:rFonts w:hint="eastAsia"/>
              </w:rPr>
            </w:pPr>
            <w:r>
              <w:rPr>
                <w:rFonts w:cs="宋体"/>
                <w:kern w:val="0"/>
                <w:szCs w:val="24"/>
                <w:lang w:bidi="ar"/>
              </w:rPr>
              <w:t>开发语言</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5543870">
            <w:pPr>
              <w:widowControl/>
              <w:ind w:firstLine="480"/>
              <w:jc w:val="left"/>
              <w:rPr>
                <w:rFonts w:hint="eastAsia"/>
              </w:rPr>
            </w:pPr>
            <w:r>
              <w:rPr>
                <w:rFonts w:cs="宋体"/>
                <w:kern w:val="0"/>
                <w:szCs w:val="24"/>
                <w:lang w:bidi="ar"/>
              </w:rPr>
              <w:t>Python 3.12</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73C145AD">
            <w:pPr>
              <w:widowControl/>
              <w:ind w:firstLine="480"/>
              <w:jc w:val="left"/>
              <w:rPr>
                <w:rFonts w:hint="eastAsia"/>
              </w:rPr>
            </w:pPr>
            <w:r>
              <w:rPr>
                <w:rFonts w:cs="宋体"/>
                <w:kern w:val="0"/>
                <w:szCs w:val="24"/>
                <w:lang w:bidi="ar"/>
              </w:rPr>
              <w:t>—</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5F9BB71">
            <w:pPr>
              <w:widowControl/>
              <w:ind w:firstLine="480"/>
              <w:jc w:val="left"/>
              <w:rPr>
                <w:rFonts w:hint="eastAsia"/>
              </w:rPr>
            </w:pPr>
            <w:r>
              <w:rPr>
                <w:rFonts w:cs="宋体"/>
                <w:kern w:val="0"/>
                <w:szCs w:val="24"/>
                <w:lang w:bidi="ar"/>
              </w:rPr>
              <w:t>算法生态丰富，开发效率高</w:t>
            </w:r>
          </w:p>
        </w:tc>
      </w:tr>
    </w:tbl>
    <w:p w14:paraId="50472CC6">
      <w:pPr>
        <w:pStyle w:val="3"/>
        <w:spacing w:before="156" w:after="156"/>
        <w:rPr>
          <w:rFonts w:hint="eastAsia"/>
        </w:rPr>
      </w:pPr>
      <w:bookmarkStart w:id="51" w:name="_Toc13477"/>
      <w:bookmarkStart w:id="52" w:name="_Toc11999"/>
      <w:r>
        <w:t xml:space="preserve">2.4 </w:t>
      </w:r>
      <w:bookmarkEnd w:id="51"/>
      <w:r>
        <w:rPr>
          <w:rFonts w:hint="eastAsia"/>
        </w:rPr>
        <w:t>系统特色与优势</w:t>
      </w:r>
      <w:bookmarkEnd w:id="52"/>
    </w:p>
    <w:p w14:paraId="57358AE9">
      <w:pPr>
        <w:ind w:firstLine="480"/>
        <w:rPr>
          <w:rFonts w:hint="eastAsia"/>
        </w:rPr>
      </w:pPr>
      <w:r>
        <w:t>本系统在设计和实现上具有以下特色与优势：</w:t>
      </w:r>
    </w:p>
    <w:p w14:paraId="4C78FFFD">
      <w:pPr>
        <w:ind w:firstLine="480"/>
        <w:rPr>
          <w:rFonts w:hint="eastAsia"/>
        </w:rPr>
      </w:pPr>
      <w:r>
        <w:t>（1）多策略融合的增强方案：系统集成基于深度学习的NAFNet、MBLLEN、Zero-DCE增强模型和基于传统图像处理的CLAHE、形态学滤波等算法，覆盖雾天、雨天、低光照三类恶劣天气条件。多策略融合方案兼顾了增强效果和计算效率，在各类场景下都能取得良好的处理结果。</w:t>
      </w:r>
    </w:p>
    <w:p w14:paraId="24D6D28E">
      <w:pPr>
        <w:ind w:firstLine="480"/>
        <w:rPr>
          <w:rFonts w:hint="eastAsia"/>
        </w:rPr>
      </w:pPr>
      <w:r>
        <w:t>（2）自适应场景识别机制：系统通过分析图像的多维质量指标（亮度、对比度、饱和度、清晰度），能够自动判断当前的天气条件类型，并选择最优的增强策略。这一机制使得系统能够在无人工干预的情况下灵活适应不同的恶劣天气场景。</w:t>
      </w:r>
    </w:p>
    <w:p w14:paraId="51CDB5E2">
      <w:pPr>
        <w:ind w:firstLine="480"/>
        <w:rPr>
          <w:rFonts w:hint="eastAsia"/>
        </w:rPr>
      </w:pPr>
      <w:r>
        <w:t>（3）模型推理优化：通过ONNX Runtime的统一推理引擎，系统兼容多种深度学习模型的部署需求，同时通过图优化、多线程并行等手段优化推理性能。模型缓存机制进一步减少了重复加载的开销，提升了系统的响应速度。</w:t>
      </w:r>
    </w:p>
    <w:p w14:paraId="02112288">
      <w:pPr>
        <w:ind w:firstLine="480"/>
        <w:rPr>
          <w:rFonts w:hint="eastAsia"/>
        </w:rPr>
      </w:pPr>
      <w:r>
        <w:t>（4）完整的端到端工程实现：系统从图像输入、场景识别、增强处理到检测输出，形成了完整的自动化处理流水线。前后端分离的Web架构提供了良好的用户体验和灵活的部署方式。多种输入模式的支持使系统可以适应从单张图片离线分析到监控摄像头实时检测的多种应用场景。</w:t>
      </w:r>
    </w:p>
    <w:p w14:paraId="33E33AE6">
      <w:pPr>
        <w:ind w:firstLine="480"/>
        <w:rPr>
          <w:rFonts w:hint="eastAsia"/>
        </w:rPr>
      </w:pPr>
      <w:r>
        <w:t>（5）可评测、可迭代：内置的benchmark评测子系统支持在标准数据集上进行大规模自动化测试，从检测精度、图像质量、处理速度等多个维度评估系统性能。评测结果以结构化数据保存，便于算法的持续迭代优化。</w:t>
      </w:r>
    </w:p>
    <w:p w14:paraId="3953B353">
      <w:pPr>
        <w:pStyle w:val="2"/>
        <w:spacing w:before="312" w:after="312"/>
        <w:rPr>
          <w:rFonts w:hint="eastAsia"/>
        </w:rPr>
      </w:pPr>
      <w:bookmarkStart w:id="53" w:name="_Toc12230"/>
      <w:bookmarkStart w:id="54" w:name="_Toc5208"/>
      <w:r>
        <w:t xml:space="preserve">3 </w:t>
      </w:r>
      <w:bookmarkEnd w:id="53"/>
      <w:r>
        <w:rPr>
          <w:rFonts w:hint="eastAsia"/>
        </w:rPr>
        <w:t>核心算法与关键技术</w:t>
      </w:r>
      <w:bookmarkEnd w:id="54"/>
    </w:p>
    <w:p w14:paraId="135AADC1">
      <w:pPr>
        <w:pStyle w:val="3"/>
        <w:spacing w:before="156" w:after="156"/>
        <w:rPr>
          <w:rFonts w:hint="eastAsia"/>
        </w:rPr>
      </w:pPr>
      <w:bookmarkStart w:id="55" w:name="_Toc9340"/>
      <w:bookmarkStart w:id="56" w:name="_Toc18849"/>
      <w:r>
        <w:t xml:space="preserve">3.1 </w:t>
      </w:r>
      <w:bookmarkEnd w:id="55"/>
      <w:r>
        <w:rPr>
          <w:rFonts w:hint="eastAsia"/>
        </w:rPr>
        <w:t>图像增强算法</w:t>
      </w:r>
      <w:bookmarkEnd w:id="56"/>
    </w:p>
    <w:p w14:paraId="3EE72745">
      <w:pPr>
        <w:ind w:firstLine="480"/>
        <w:rPr>
          <w:rFonts w:hint="eastAsia"/>
        </w:rPr>
      </w:pPr>
      <w:r>
        <w:t>图像增强是本系统的核心环节，其目标是对恶劣天气条件下退化的道路图像进行恢复处理，提升图像质量，为后续的车辆检测任务提供高质量的输入数据。系统的图像增强模块采用多策略融合的设计思路，集成了基于深度学习的增强模型和基于传统图像处理的增强算法，覆盖雾天、雨天和低光照三类典型恶劣天气场景。</w:t>
      </w:r>
    </w:p>
    <w:p w14:paraId="5E2B87AA">
      <w:pPr>
        <w:pStyle w:val="4"/>
        <w:spacing w:before="156" w:after="156"/>
        <w:rPr>
          <w:rFonts w:hint="eastAsia"/>
        </w:rPr>
      </w:pPr>
      <w:bookmarkStart w:id="57" w:name="_Toc14558"/>
      <w:r>
        <w:rPr>
          <w:rFonts w:hint="eastAsia"/>
        </w:rPr>
        <w:t>3.1.1 图像增强模块整体架构</w:t>
      </w:r>
      <w:bookmarkEnd w:id="57"/>
    </w:p>
    <w:p w14:paraId="106BA15C">
      <w:pPr>
        <w:ind w:firstLine="480"/>
        <w:rPr>
          <w:rFonts w:hint="eastAsia"/>
        </w:rPr>
      </w:pPr>
      <w:r>
        <w:t>图像增强服务的核心类是</w:t>
      </w:r>
      <w:r>
        <w:fldChar w:fldCharType="begin"/>
      </w:r>
      <w:r>
        <w:instrText xml:space="preserve"> HYPERLINK "E:/Workspace/bishe-1/backend/services/image_enhancer.py" </w:instrText>
      </w:r>
      <w:r>
        <w:fldChar w:fldCharType="separate"/>
      </w:r>
      <w:r>
        <w:t>ImageEnhancer</w:t>
      </w:r>
      <w:r>
        <w:fldChar w:fldCharType="end"/>
      </w:r>
      <w:r>
        <w:t>，该类采用单例模式设计，确保全局只有一个增强器实例。在实现上，通过重写__new__方法和_initialized类变量来控制实例化行为，避免了重复创建模型实例带来的内存浪费。</w:t>
      </w:r>
    </w:p>
    <w:p w14:paraId="2EB70D2D">
      <w:pPr>
        <w:ind w:firstLine="480"/>
        <w:rPr>
          <w:rFonts w:hint="eastAsia"/>
        </w:rPr>
      </w:pPr>
      <w:r>
        <w:t>增强模块的内部结构采用策略模式组织，通过一个统一的enhance_image方法对外提供服务。该方法接收图像路径、输出路径和增强类型三个参数，</w:t>
      </w:r>
      <w:r>
        <w:commentReference w:id="5"/>
      </w:r>
      <w:r>
        <w:t>根据增强类型参数动态分发到对应的处理方法。这种设计使得新增一种增强算法时，只需在分发字典中添加一项映射关系，而无需修改调用方的代码，具有良好的可扩展性。</w:t>
      </w:r>
    </w:p>
    <w:p w14:paraId="55C3C240">
      <w:pPr>
        <w:ind w:firstLine="480"/>
        <w:rPr>
          <w:rFonts w:hint="eastAsia"/>
        </w:rPr>
      </w:pPr>
      <w:r>
        <w:t>在具体实现中，系统采用惰性加载策略（Lazy Initialization）来管理各增强器实例。各增强器作为@property属性定义，在首次被访问时才进行初始化操作，避免了在系统启动阶段加载所有模型导致的启动延迟。每个增强器内部都实现了模型文件存在性检查机制，当模型文件缺失时给出明确提示并优雅降级，确保系统的鲁棒性。</w:t>
      </w:r>
    </w:p>
    <w:p w14:paraId="375FD049">
      <w:pPr>
        <w:pStyle w:val="4"/>
        <w:spacing w:before="156" w:after="156"/>
        <w:rPr>
          <w:rFonts w:hint="eastAsia"/>
        </w:rPr>
      </w:pPr>
      <w:bookmarkStart w:id="58" w:name="_Toc15692"/>
      <w:r>
        <w:t>3.1.2 基于NAFNet的去雾与去雨增强</w:t>
      </w:r>
      <w:bookmarkEnd w:id="58"/>
    </w:p>
    <w:p w14:paraId="420A0890">
      <w:pPr>
        <w:ind w:firstLine="480"/>
        <w:rPr>
          <w:rFonts w:hint="eastAsia"/>
        </w:rPr>
      </w:pPr>
      <w:r>
        <w:t>NAFNet（Nonlinear Activation Free Network）是一种简洁而高效的图像恢复网络架构。与传统的图像恢复网络不同，NAFNet摒弃了复杂的非线性激活函数（如ReLU、Sigmoid等），转而采用简单的元素级门控机制，在保持强大表示能力的同时大幅简化了网络结构。这种设计使得NAFNet在图像去雾和去雨任务中均能取得优异的性能表现。</w:t>
      </w:r>
    </w:p>
    <w:p w14:paraId="61717144">
      <w:pPr>
        <w:ind w:firstLine="480"/>
        <w:rPr>
          <w:rFonts w:hint="eastAsia"/>
        </w:rPr>
      </w:pPr>
      <w:r>
        <w:t>在系统的实现中，NAFNet模型被导出为ONNX格式，并通过</w:t>
      </w:r>
      <w:r>
        <w:fldChar w:fldCharType="begin"/>
      </w:r>
      <w:r>
        <w:instrText xml:space="preserve"> HYPERLINK "E:/Workspace/bishe-1/backend/services/image_enhancer.py" \l "L537-L622" </w:instrText>
      </w:r>
      <w:r>
        <w:fldChar w:fldCharType="separate"/>
      </w:r>
      <w:r>
        <w:t>NAFNetONNXEnhancer</w:t>
      </w:r>
      <w:r>
        <w:fldChar w:fldCharType="end"/>
      </w:r>
      <w:r>
        <w:t>类进行封装。该类实现了完整的推理管线，包含预处理、模型推理和后处理三个环节。</w:t>
      </w:r>
    </w:p>
    <w:p w14:paraId="1CA673C8">
      <w:pPr>
        <w:ind w:firstLine="480"/>
        <w:rPr>
          <w:rFonts w:hint="eastAsia"/>
        </w:rPr>
      </w:pPr>
      <w:r>
        <w:t>预处理阶段的核心代码实现了图像尺寸对齐和数据格式转换</w:t>
      </w:r>
      <w:r>
        <w:rPr>
          <w:rFonts w:hint="eastAsia"/>
          <w:lang w:eastAsia="zh-CN"/>
        </w:rPr>
        <w:t>，</w:t>
      </w:r>
      <w:r>
        <w:rPr>
          <w:rFonts w:hint="eastAsia"/>
          <w:lang w:val="en-US" w:eastAsia="zh-CN"/>
        </w:rPr>
        <w:t>如下</w:t>
      </w:r>
      <w:r>
        <w:rPr>
          <w:rFonts w:hint="eastAsia"/>
          <w:lang w:val="en-US" w:eastAsia="zh-CN"/>
        </w:rPr>
        <w:fldChar w:fldCharType="begin"/>
      </w:r>
      <w:r>
        <w:rPr>
          <w:rFonts w:hint="eastAsia"/>
          <w:lang w:val="en-US" w:eastAsia="zh-CN"/>
        </w:rPr>
        <w:instrText xml:space="preserve"> REF _Ref24931 \h </w:instrText>
      </w:r>
      <w:r>
        <w:rPr>
          <w:rFonts w:hint="eastAsia"/>
          <w:lang w:val="en-US" w:eastAsia="zh-CN"/>
        </w:rPr>
        <w:fldChar w:fldCharType="separate"/>
      </w:r>
      <w:r>
        <w:rPr>
          <w:rFonts w:hint="eastAsia" w:ascii="宋体" w:hAnsi="宋体" w:eastAsia="宋体" w:cs="宋体"/>
          <w:b/>
          <w:bCs/>
          <w:sz w:val="21"/>
          <w:szCs w:val="21"/>
        </w:rPr>
        <w:t>图 4</w:t>
      </w:r>
      <w:r>
        <w:rPr>
          <w:rFonts w:hint="eastAsia"/>
          <w:lang w:val="en-US" w:eastAsia="zh-CN"/>
        </w:rPr>
        <w:fldChar w:fldCharType="end"/>
      </w:r>
      <w:r>
        <w:rPr>
          <w:rFonts w:hint="eastAsia"/>
          <w:lang w:val="en-US" w:eastAsia="zh-CN"/>
        </w:rPr>
        <w:t>所示</w:t>
      </w:r>
      <w:r>
        <w:t>：</w:t>
      </w:r>
    </w:p>
    <w:p w14:paraId="1D18ECF5">
      <w:pPr>
        <w:spacing w:line="24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755640" cy="2356485"/>
            <wp:effectExtent l="0" t="0" r="5080" b="9525"/>
            <wp:docPr id="16" name="图片 16" descr="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3.1.2"/>
                    <pic:cNvPicPr>
                      <a:picLocks noChangeAspect="1"/>
                    </pic:cNvPicPr>
                  </pic:nvPicPr>
                  <pic:blipFill>
                    <a:blip r:embed="rId19"/>
                    <a:stretch>
                      <a:fillRect/>
                    </a:stretch>
                  </pic:blipFill>
                  <pic:spPr>
                    <a:xfrm>
                      <a:off x="0" y="0"/>
                      <a:ext cx="5755640" cy="2356485"/>
                    </a:xfrm>
                    <a:prstGeom prst="rect">
                      <a:avLst/>
                    </a:prstGeom>
                  </pic:spPr>
                </pic:pic>
              </a:graphicData>
            </a:graphic>
          </wp:inline>
        </w:drawing>
      </w:r>
    </w:p>
    <w:p w14:paraId="46C94352">
      <w:pPr>
        <w:pStyle w:val="8"/>
        <w:spacing w:line="240" w:lineRule="auto"/>
        <w:ind w:left="0" w:leftChars="0" w:firstLine="0" w:firstLineChars="0"/>
        <w:jc w:val="center"/>
        <w:rPr>
          <w:rFonts w:hint="eastAsia" w:ascii="宋体" w:hAnsi="宋体" w:eastAsia="宋体" w:cs="宋体"/>
          <w:b/>
          <w:bCs/>
          <w:sz w:val="21"/>
          <w:szCs w:val="21"/>
          <w:lang w:eastAsia="zh-CN"/>
        </w:rPr>
      </w:pPr>
      <w:bookmarkStart w:id="59" w:name="_Ref24931"/>
      <w:r>
        <w:rPr>
          <w:rFonts w:hint="eastAsia" w:ascii="宋体" w:hAnsi="宋体" w:eastAsia="宋体" w:cs="宋体"/>
          <w:b/>
          <w:bCs/>
          <w:sz w:val="21"/>
          <w:szCs w:val="21"/>
        </w:rPr>
        <w:t xml:space="preserve">图 </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图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4</w:t>
      </w:r>
      <w:r>
        <w:rPr>
          <w:rFonts w:hint="eastAsia" w:ascii="宋体" w:hAnsi="宋体" w:eastAsia="宋体" w:cs="宋体"/>
          <w:b/>
          <w:bCs/>
          <w:sz w:val="21"/>
          <w:szCs w:val="21"/>
        </w:rPr>
        <w:fldChar w:fldCharType="end"/>
      </w:r>
      <w:bookmarkEnd w:id="59"/>
      <w:r>
        <w:rPr>
          <w:rFonts w:hint="eastAsia" w:ascii="宋体" w:hAnsi="宋体" w:eastAsia="宋体" w:cs="宋体"/>
          <w:b/>
          <w:bCs/>
          <w:sz w:val="21"/>
          <w:szCs w:val="21"/>
          <w:lang w:eastAsia="zh-CN"/>
        </w:rPr>
        <w:t>预处理代码</w:t>
      </w:r>
    </w:p>
    <w:p w14:paraId="7F08C923">
      <w:pPr>
        <w:ind w:firstLine="480"/>
        <w:rPr>
          <w:rFonts w:hint="eastAsia"/>
        </w:rPr>
      </w:pPr>
      <w:r>
        <w:t>上述预处理代码的设计思路如下：首先将输入图像从OpenCV默认的BGR色彩空间转换为RGB色彩空间，因为深度学习模型通常基于RGB格式训练；然后将像素值从整数范围[0, 255]归一化到浮点数范围[0.0, 1.0]，以匹配模型训练时的数据分布；接着将图像数组从HWC（高度-宽度-通道）格式转换为CHW（通道-高度-宽度）格式，并增加批次维度，得到形状为(1, 3, H, W)的张量。关键的设计细节在于添加了16的倍数填充对齐机制，这是因为NAFNet中多次下采样操作要求输入尺寸为16的倍数，否则会导致输出与输入尺寸不匹配的问题。系统采用反射填充（BORDER_REFLECT）方式，相比零填充能更好地保持图像边界区域的视觉连续性。</w:t>
      </w:r>
    </w:p>
    <w:p w14:paraId="715F2007">
      <w:pPr>
        <w:ind w:firstLine="480"/>
        <w:rPr>
          <w:rFonts w:hint="eastAsia"/>
        </w:rPr>
      </w:pPr>
      <w:r>
        <w:t>后处理阶段将模型的输出张量转换回图像格式</w:t>
      </w:r>
      <w:r>
        <w:rPr>
          <w:rFonts w:hint="eastAsia"/>
          <w:lang w:eastAsia="zh-CN"/>
        </w:rPr>
        <w:t>，</w:t>
      </w:r>
      <w:r>
        <w:rPr>
          <w:rFonts w:hint="eastAsia"/>
          <w:lang w:val="en-US" w:eastAsia="zh-CN"/>
        </w:rPr>
        <w:t>代码如下</w:t>
      </w:r>
      <w:r>
        <w:rPr>
          <w:rFonts w:hint="eastAsia"/>
          <w:lang w:val="en-US" w:eastAsia="zh-CN"/>
        </w:rPr>
        <w:fldChar w:fldCharType="begin"/>
      </w:r>
      <w:r>
        <w:rPr>
          <w:rFonts w:hint="eastAsia"/>
          <w:lang w:val="en-US" w:eastAsia="zh-CN"/>
        </w:rPr>
        <w:instrText xml:space="preserve"> REF _Ref25026 \h </w:instrText>
      </w:r>
      <w:r>
        <w:rPr>
          <w:rFonts w:hint="eastAsia"/>
          <w:lang w:val="en-US" w:eastAsia="zh-CN"/>
        </w:rPr>
        <w:fldChar w:fldCharType="separate"/>
      </w:r>
      <w:r>
        <w:rPr>
          <w:rFonts w:hint="eastAsia" w:ascii="宋体" w:hAnsi="宋体" w:eastAsia="宋体" w:cs="宋体"/>
          <w:b/>
          <w:bCs/>
          <w:sz w:val="21"/>
          <w:szCs w:val="21"/>
        </w:rPr>
        <w:t>图 5</w:t>
      </w:r>
      <w:r>
        <w:rPr>
          <w:rFonts w:hint="eastAsia"/>
          <w:lang w:val="en-US" w:eastAsia="zh-CN"/>
        </w:rPr>
        <w:fldChar w:fldCharType="end"/>
      </w:r>
      <w:r>
        <w:rPr>
          <w:rFonts w:hint="eastAsia"/>
          <w:lang w:val="en-US" w:eastAsia="zh-CN"/>
        </w:rPr>
        <w:t>所示</w:t>
      </w:r>
      <w:r>
        <w:t>：</w:t>
      </w:r>
    </w:p>
    <w:p w14:paraId="1A65B6AC">
      <w:pPr>
        <w:spacing w:line="24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756275" cy="2633980"/>
            <wp:effectExtent l="0" t="0" r="4445" b="6350"/>
            <wp:docPr id="17" name="图片 17" descr="3.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3.1.2-2"/>
                    <pic:cNvPicPr>
                      <a:picLocks noChangeAspect="1"/>
                    </pic:cNvPicPr>
                  </pic:nvPicPr>
                  <pic:blipFill>
                    <a:blip r:embed="rId20"/>
                    <a:stretch>
                      <a:fillRect/>
                    </a:stretch>
                  </pic:blipFill>
                  <pic:spPr>
                    <a:xfrm>
                      <a:off x="0" y="0"/>
                      <a:ext cx="5756275" cy="2633980"/>
                    </a:xfrm>
                    <a:prstGeom prst="rect">
                      <a:avLst/>
                    </a:prstGeom>
                  </pic:spPr>
                </pic:pic>
              </a:graphicData>
            </a:graphic>
          </wp:inline>
        </w:drawing>
      </w:r>
    </w:p>
    <w:p w14:paraId="010DC2E2">
      <w:pPr>
        <w:pStyle w:val="8"/>
        <w:spacing w:line="240" w:lineRule="auto"/>
        <w:ind w:left="0" w:leftChars="0" w:firstLine="0" w:firstLineChars="0"/>
        <w:jc w:val="center"/>
        <w:rPr>
          <w:rFonts w:hint="eastAsia" w:ascii="宋体" w:hAnsi="宋体" w:eastAsia="宋体" w:cs="宋体"/>
          <w:b/>
          <w:bCs/>
          <w:sz w:val="21"/>
          <w:szCs w:val="21"/>
          <w:lang w:eastAsia="zh-CN"/>
        </w:rPr>
      </w:pPr>
      <w:bookmarkStart w:id="60" w:name="_Ref25026"/>
      <w:r>
        <w:rPr>
          <w:rFonts w:hint="eastAsia" w:ascii="宋体" w:hAnsi="宋体" w:eastAsia="宋体" w:cs="宋体"/>
          <w:b/>
          <w:bCs/>
          <w:sz w:val="21"/>
          <w:szCs w:val="21"/>
        </w:rPr>
        <w:t xml:space="preserve">图 </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图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5</w:t>
      </w:r>
      <w:r>
        <w:rPr>
          <w:rFonts w:hint="eastAsia" w:ascii="宋体" w:hAnsi="宋体" w:eastAsia="宋体" w:cs="宋体"/>
          <w:b/>
          <w:bCs/>
          <w:sz w:val="21"/>
          <w:szCs w:val="21"/>
        </w:rPr>
        <w:fldChar w:fldCharType="end"/>
      </w:r>
      <w:bookmarkEnd w:id="60"/>
      <w:r>
        <w:rPr>
          <w:rFonts w:hint="eastAsia" w:ascii="宋体" w:hAnsi="宋体" w:eastAsia="宋体" w:cs="宋体"/>
          <w:b/>
          <w:bCs/>
          <w:sz w:val="21"/>
          <w:szCs w:val="21"/>
          <w:lang w:eastAsia="zh-CN"/>
        </w:rPr>
        <w:t>后处理代码</w:t>
      </w:r>
    </w:p>
    <w:p w14:paraId="6CB80E3D">
      <w:pPr>
        <w:ind w:firstLine="480"/>
      </w:pPr>
      <w:r>
        <w:t>后处理代码首先将模型输出从CHW格式转回HWC格式，通过clip操作确保像素值在[0, 1]的有效范围内，然后缩放回[0, 255]的整数范围并转换回BGR色彩空间。最后根据预处理时记录的原始尺寸裁减掉填充区域，恢复图像的原始大小。该创新点在于精确的尺寸对齐策略，确保增强前后的图像尺寸完全一致，这对于后续的车辆检测任务至关重要。</w:t>
      </w:r>
    </w:p>
    <w:p w14:paraId="767391C9">
      <w:pPr>
        <w:ind w:left="0" w:leftChars="0" w:firstLine="420" w:firstLineChars="0"/>
        <w:rPr>
          <w:rFonts w:hint="eastAsia" w:eastAsia="宋体"/>
          <w:lang w:val="en-US" w:eastAsia="zh-CN"/>
        </w:rPr>
      </w:pPr>
      <w:r>
        <w:rPr>
          <w:rFonts w:hint="eastAsia"/>
        </w:rPr>
        <w:t>在ONNX Runtime推理优化方面，NAFNetONNXEnhancer采用了会话缓存机制</w:t>
      </w:r>
      <w:r>
        <w:rPr>
          <w:rFonts w:hint="eastAsia"/>
          <w:lang w:eastAsia="zh-CN"/>
        </w:rPr>
        <w:t>，</w:t>
      </w:r>
      <w:r>
        <w:rPr>
          <w:rFonts w:hint="eastAsia"/>
          <w:lang w:val="en-US" w:eastAsia="zh-CN"/>
        </w:rPr>
        <w:t>如下</w:t>
      </w:r>
      <w:r>
        <w:rPr>
          <w:rFonts w:hint="eastAsia"/>
          <w:lang w:val="en-US" w:eastAsia="zh-CN"/>
        </w:rPr>
        <w:fldChar w:fldCharType="begin"/>
      </w:r>
      <w:r>
        <w:rPr>
          <w:rFonts w:hint="eastAsia"/>
          <w:lang w:val="en-US" w:eastAsia="zh-CN"/>
        </w:rPr>
        <w:instrText xml:space="preserve"> REF _Ref25058 \h </w:instrText>
      </w:r>
      <w:r>
        <w:rPr>
          <w:rFonts w:hint="eastAsia"/>
          <w:lang w:val="en-US" w:eastAsia="zh-CN"/>
        </w:rPr>
        <w:fldChar w:fldCharType="separate"/>
      </w:r>
      <w:r>
        <w:rPr>
          <w:rFonts w:hint="eastAsia" w:ascii="宋体" w:hAnsi="宋体" w:eastAsia="宋体" w:cs="宋体"/>
          <w:b/>
          <w:bCs/>
          <w:sz w:val="21"/>
          <w:szCs w:val="21"/>
        </w:rPr>
        <w:t>图 6</w:t>
      </w:r>
      <w:r>
        <w:rPr>
          <w:rFonts w:hint="eastAsia"/>
          <w:lang w:val="en-US" w:eastAsia="zh-CN"/>
        </w:rPr>
        <w:fldChar w:fldCharType="end"/>
      </w:r>
      <w:r>
        <w:rPr>
          <w:rFonts w:hint="eastAsia"/>
          <w:lang w:val="en-US" w:eastAsia="zh-CN"/>
        </w:rPr>
        <w:t>所示:</w:t>
      </w:r>
    </w:p>
    <w:p w14:paraId="142617D3">
      <w:pPr>
        <w:spacing w:line="24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756910" cy="3706495"/>
            <wp:effectExtent l="0" t="0" r="3810" b="13970"/>
            <wp:docPr id="18" name="图片 18" descr="3.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3.1.2-3"/>
                    <pic:cNvPicPr>
                      <a:picLocks noChangeAspect="1"/>
                    </pic:cNvPicPr>
                  </pic:nvPicPr>
                  <pic:blipFill>
                    <a:blip r:embed="rId21"/>
                    <a:stretch>
                      <a:fillRect/>
                    </a:stretch>
                  </pic:blipFill>
                  <pic:spPr>
                    <a:xfrm>
                      <a:off x="0" y="0"/>
                      <a:ext cx="5756910" cy="3706495"/>
                    </a:xfrm>
                    <a:prstGeom prst="rect">
                      <a:avLst/>
                    </a:prstGeom>
                  </pic:spPr>
                </pic:pic>
              </a:graphicData>
            </a:graphic>
          </wp:inline>
        </w:drawing>
      </w:r>
    </w:p>
    <w:p w14:paraId="49B975E8">
      <w:pPr>
        <w:pStyle w:val="8"/>
        <w:spacing w:line="240" w:lineRule="auto"/>
        <w:ind w:left="0" w:leftChars="0" w:firstLine="0" w:firstLineChars="0"/>
        <w:jc w:val="center"/>
        <w:rPr>
          <w:rFonts w:hint="eastAsia" w:ascii="宋体" w:hAnsi="宋体" w:eastAsia="宋体" w:cs="宋体"/>
          <w:b/>
          <w:bCs/>
          <w:sz w:val="21"/>
          <w:szCs w:val="21"/>
          <w:lang w:eastAsia="zh-CN"/>
        </w:rPr>
      </w:pPr>
      <w:bookmarkStart w:id="61" w:name="_Ref25058"/>
      <w:r>
        <w:rPr>
          <w:rFonts w:hint="eastAsia" w:ascii="宋体" w:hAnsi="宋体" w:eastAsia="宋体" w:cs="宋体"/>
          <w:b/>
          <w:bCs/>
          <w:sz w:val="21"/>
          <w:szCs w:val="21"/>
        </w:rPr>
        <w:t xml:space="preserve">图 </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图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6</w:t>
      </w:r>
      <w:r>
        <w:rPr>
          <w:rFonts w:hint="eastAsia" w:ascii="宋体" w:hAnsi="宋体" w:eastAsia="宋体" w:cs="宋体"/>
          <w:b/>
          <w:bCs/>
          <w:sz w:val="21"/>
          <w:szCs w:val="21"/>
        </w:rPr>
        <w:fldChar w:fldCharType="end"/>
      </w:r>
      <w:bookmarkEnd w:id="61"/>
      <w:r>
        <w:rPr>
          <w:rFonts w:hint="eastAsia" w:ascii="宋体" w:hAnsi="宋体" w:eastAsia="宋体" w:cs="宋体"/>
          <w:b/>
          <w:bCs/>
          <w:sz w:val="21"/>
          <w:szCs w:val="21"/>
          <w:lang w:eastAsia="zh-CN"/>
        </w:rPr>
        <w:t>会话缓存机制代码</w:t>
      </w:r>
    </w:p>
    <w:p w14:paraId="1B6F405F">
      <w:pPr>
        <w:ind w:firstLine="480"/>
        <w:rPr>
          <w:rFonts w:hint="eastAsia"/>
        </w:rPr>
      </w:pPr>
      <w:r>
        <w:t>会话缓存机制通过类变量_session_cache保存已创建的推理会话。当多个请求同时到达时，只有第一个请求需要创建会话，后续请求直接复用缓存。这避免了重复解析模型图和分配内存的开销，显著提升了系统的并发处理能力。此外，通过设置intra_op_num_threads=4启用多线程并行计算，充分利用CPU多核性能。</w:t>
      </w:r>
    </w:p>
    <w:p w14:paraId="06EF3211">
      <w:pPr>
        <w:pStyle w:val="4"/>
        <w:spacing w:before="156" w:after="156"/>
        <w:rPr>
          <w:rFonts w:hint="eastAsia"/>
        </w:rPr>
      </w:pPr>
      <w:bookmarkStart w:id="62" w:name="_Toc31557"/>
      <w:r>
        <w:t>3.1.3 基于MBLLEN的低光照增强网络</w:t>
      </w:r>
      <w:bookmarkEnd w:id="62"/>
    </w:p>
    <w:p w14:paraId="2B32A4B8">
      <w:pPr>
        <w:ind w:firstLine="480"/>
        <w:rPr>
          <w:rFonts w:hint="eastAsia"/>
        </w:rPr>
      </w:pPr>
      <w:r>
        <w:t>MBLLEN（Multi-Branch Low-Light Enhancement Network）是专门针对低光照图像增强设计的深度神经网络。其核心思想是通过多分支结构从不同感受野提取图像特征，然后通过融合模块将这些特征进行整合，最终生成增强后的图像。</w:t>
      </w:r>
    </w:p>
    <w:p w14:paraId="7DDEB217">
      <w:pPr>
        <w:ind w:firstLine="480"/>
        <w:rPr>
          <w:rFonts w:hint="eastAsia"/>
        </w:rPr>
      </w:pPr>
      <w:r>
        <w:t>在系统中，MBLLEN增强器提供了两种推理实现：</w:t>
      </w:r>
      <w:r>
        <w:fldChar w:fldCharType="begin"/>
      </w:r>
      <w:r>
        <w:instrText xml:space="preserve"> HYPERLINK "E:/Workspace/bishe-1/backend/services/image_enhancer.py" \l "L60-L161" </w:instrText>
      </w:r>
      <w:r>
        <w:fldChar w:fldCharType="separate"/>
      </w:r>
      <w:r>
        <w:t>MBLLENEnhancer</w:t>
      </w:r>
      <w:r>
        <w:fldChar w:fldCharType="end"/>
      </w:r>
      <w:r>
        <w:t>基于TensorFlow框架实现，</w:t>
      </w:r>
      <w:r>
        <w:fldChar w:fldCharType="begin"/>
      </w:r>
      <w:r>
        <w:instrText xml:space="preserve"> HYPERLINK "E:/Workspace/bishe-1/backend/services/image_enhancer.py" \l "L163-L289" </w:instrText>
      </w:r>
      <w:r>
        <w:fldChar w:fldCharType="separate"/>
      </w:r>
      <w:r>
        <w:t>OnnxMBLLENEnhancer</w:t>
      </w:r>
      <w:r>
        <w:fldChar w:fldCharType="end"/>
      </w:r>
      <w:r>
        <w:t>基于ONNX Runtime实现。</w:t>
      </w:r>
    </w:p>
    <w:p w14:paraId="60BD9AE4">
      <w:pPr>
        <w:ind w:firstLine="480"/>
      </w:pPr>
      <w:r>
        <w:t>MBLLEN网络结构的定义采用了TensorFlow的Keras API，核心是EM（Enhancement Module）模块</w:t>
      </w:r>
      <w:r>
        <w:rPr>
          <w:rFonts w:hint="eastAsia"/>
          <w:lang w:eastAsia="zh-CN"/>
        </w:rPr>
        <w:t>，</w:t>
      </w:r>
      <w:r>
        <w:rPr>
          <w:rFonts w:hint="eastAsia"/>
          <w:lang w:val="en-US" w:eastAsia="zh-CN"/>
        </w:rPr>
        <w:t>代码如下</w:t>
      </w:r>
      <w:r>
        <w:rPr>
          <w:rFonts w:hint="eastAsia"/>
          <w:lang w:val="en-US" w:eastAsia="zh-CN"/>
        </w:rPr>
        <w:fldChar w:fldCharType="begin"/>
      </w:r>
      <w:r>
        <w:rPr>
          <w:rFonts w:hint="eastAsia"/>
          <w:lang w:val="en-US" w:eastAsia="zh-CN"/>
        </w:rPr>
        <w:instrText xml:space="preserve"> REF _Ref25134 \h </w:instrText>
      </w:r>
      <w:r>
        <w:rPr>
          <w:rFonts w:hint="eastAsia"/>
          <w:lang w:val="en-US" w:eastAsia="zh-CN"/>
        </w:rPr>
        <w:fldChar w:fldCharType="separate"/>
      </w:r>
      <w:r>
        <w:rPr>
          <w:rFonts w:hint="eastAsia" w:ascii="宋体" w:hAnsi="宋体" w:eastAsia="宋体" w:cs="宋体"/>
          <w:b/>
          <w:bCs/>
          <w:sz w:val="21"/>
          <w:szCs w:val="21"/>
        </w:rPr>
        <w:t>图 7</w:t>
      </w:r>
      <w:r>
        <w:rPr>
          <w:rFonts w:hint="eastAsia"/>
          <w:lang w:val="en-US" w:eastAsia="zh-CN"/>
        </w:rPr>
        <w:fldChar w:fldCharType="end"/>
      </w:r>
      <w:r>
        <w:rPr>
          <w:rFonts w:hint="eastAsia"/>
          <w:lang w:val="en-US" w:eastAsia="zh-CN"/>
        </w:rPr>
        <w:t>所示</w:t>
      </w:r>
      <w:r>
        <w:t>：</w:t>
      </w:r>
    </w:p>
    <w:p w14:paraId="7E4ABD6E">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eastAsia="宋体"/>
          <w:lang w:eastAsia="zh-CN"/>
        </w:rPr>
      </w:pPr>
      <w:r>
        <w:rPr>
          <w:rFonts w:hint="eastAsia" w:eastAsia="宋体"/>
          <w:lang w:eastAsia="zh-CN"/>
        </w:rPr>
        <w:drawing>
          <wp:inline distT="0" distB="0" distL="114300" distR="114300">
            <wp:extent cx="5734050" cy="5055870"/>
            <wp:effectExtent l="0" t="0" r="0" b="0"/>
            <wp:docPr id="19" name="图片 19" descr="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3.1.3-1"/>
                    <pic:cNvPicPr>
                      <a:picLocks noChangeAspect="1"/>
                    </pic:cNvPicPr>
                  </pic:nvPicPr>
                  <pic:blipFill>
                    <a:blip r:embed="rId22"/>
                    <a:srcRect r="320" b="2677"/>
                    <a:stretch>
                      <a:fillRect/>
                    </a:stretch>
                  </pic:blipFill>
                  <pic:spPr>
                    <a:xfrm>
                      <a:off x="0" y="0"/>
                      <a:ext cx="5734050" cy="5055870"/>
                    </a:xfrm>
                    <a:prstGeom prst="rect">
                      <a:avLst/>
                    </a:prstGeom>
                  </pic:spPr>
                </pic:pic>
              </a:graphicData>
            </a:graphic>
          </wp:inline>
        </w:drawing>
      </w:r>
    </w:p>
    <w:p w14:paraId="60A79111">
      <w:pPr>
        <w:pStyle w:val="8"/>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bCs/>
          <w:sz w:val="21"/>
          <w:szCs w:val="21"/>
          <w:lang w:eastAsia="zh-CN"/>
        </w:rPr>
      </w:pPr>
      <w:bookmarkStart w:id="63" w:name="_Ref25134"/>
      <w:r>
        <w:rPr>
          <w:rFonts w:hint="eastAsia" w:ascii="宋体" w:hAnsi="宋体" w:eastAsia="宋体" w:cs="宋体"/>
          <w:b/>
          <w:bCs/>
          <w:sz w:val="21"/>
          <w:szCs w:val="21"/>
        </w:rPr>
        <w:t xml:space="preserve">图 </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图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7</w:t>
      </w:r>
      <w:r>
        <w:rPr>
          <w:rFonts w:hint="eastAsia" w:ascii="宋体" w:hAnsi="宋体" w:eastAsia="宋体" w:cs="宋体"/>
          <w:b/>
          <w:bCs/>
          <w:sz w:val="21"/>
          <w:szCs w:val="21"/>
        </w:rPr>
        <w:fldChar w:fldCharType="end"/>
      </w:r>
      <w:bookmarkEnd w:id="63"/>
      <w:r>
        <w:rPr>
          <w:rFonts w:hint="eastAsia" w:ascii="宋体" w:hAnsi="宋体" w:eastAsia="宋体" w:cs="宋体"/>
          <w:b/>
          <w:bCs/>
          <w:sz w:val="21"/>
          <w:szCs w:val="21"/>
          <w:lang w:eastAsia="zh-CN"/>
        </w:rPr>
        <w:t>EM模块代码</w:t>
      </w:r>
    </w:p>
    <w:p w14:paraId="4FC639E9">
      <w:pPr>
        <w:bidi w:val="0"/>
        <w:rPr>
          <w:rFonts w:hint="eastAsia"/>
        </w:rPr>
      </w:pPr>
      <w:r>
        <w:t>该网络设计的创新之处在于：采用特征提取模块（FEM）先对输入进行浅层特征提取，然后通过多组EM模块进行多尺度特征提取与融合。每个EM模块内部采用编码器-解码器结构，先通过卷积操作逐步扩大通道数以捕获高层语义信息，再通过转置卷积逐步恢复空间分辨率。这种编码器-解码器结构使得网络能够同时利用底层细节信息和高层语义信息。EM模块之间通过Concatenate操作进行密集连接，将所有分支的输出在通道维度上进行拼接，使融合层能够访问到各个尺度的特征信息。</w:t>
      </w:r>
    </w:p>
    <w:p w14:paraId="63E5337A">
      <w:pPr>
        <w:ind w:firstLine="480"/>
      </w:pPr>
      <w:r>
        <w:t>在低光照增强的后处理方面，系统实现了MBLLEN官方推荐的后处理流程</w:t>
      </w:r>
      <w:r>
        <w:rPr>
          <w:rFonts w:hint="eastAsia"/>
          <w:lang w:eastAsia="zh-CN"/>
        </w:rPr>
        <w:t>，</w:t>
      </w:r>
      <w:r>
        <w:rPr>
          <w:rFonts w:hint="eastAsia"/>
          <w:lang w:val="en-US" w:eastAsia="zh-CN"/>
        </w:rPr>
        <w:t>代码如下</w:t>
      </w:r>
      <w:r>
        <w:rPr>
          <w:rFonts w:hint="eastAsia"/>
          <w:lang w:val="en-US" w:eastAsia="zh-CN"/>
        </w:rPr>
        <w:fldChar w:fldCharType="begin"/>
      </w:r>
      <w:r>
        <w:rPr>
          <w:rFonts w:hint="eastAsia"/>
          <w:lang w:val="en-US" w:eastAsia="zh-CN"/>
        </w:rPr>
        <w:instrText xml:space="preserve"> REF _Ref25199 \h </w:instrText>
      </w:r>
      <w:r>
        <w:rPr>
          <w:rFonts w:hint="eastAsia"/>
          <w:lang w:val="en-US" w:eastAsia="zh-CN"/>
        </w:rPr>
        <w:fldChar w:fldCharType="separate"/>
      </w:r>
      <w:r>
        <w:rPr>
          <w:rFonts w:hint="eastAsia" w:ascii="宋体" w:hAnsi="宋体" w:eastAsia="宋体" w:cs="宋体"/>
          <w:b/>
          <w:bCs/>
          <w:sz w:val="21"/>
          <w:szCs w:val="21"/>
        </w:rPr>
        <w:t>图 8</w:t>
      </w:r>
      <w:r>
        <w:rPr>
          <w:rFonts w:hint="eastAsia"/>
          <w:lang w:val="en-US" w:eastAsia="zh-CN"/>
        </w:rPr>
        <w:fldChar w:fldCharType="end"/>
      </w:r>
      <w:r>
        <w:rPr>
          <w:rFonts w:hint="eastAsia"/>
          <w:lang w:val="en-US" w:eastAsia="zh-CN"/>
        </w:rPr>
        <w:t>所示</w:t>
      </w:r>
      <w:r>
        <w:t>：</w:t>
      </w:r>
    </w:p>
    <w:p w14:paraId="4022B61E">
      <w:pPr>
        <w:spacing w:line="240" w:lineRule="auto"/>
        <w:ind w:left="0" w:leftChars="0" w:firstLine="0" w:firstLineChars="0"/>
        <w:rPr>
          <w:rFonts w:hint="eastAsia" w:eastAsia="宋体"/>
          <w:lang w:eastAsia="zh-CN"/>
        </w:rPr>
      </w:pPr>
      <w:r>
        <w:rPr>
          <w:rFonts w:hint="eastAsia" w:eastAsia="宋体"/>
          <w:lang w:eastAsia="zh-CN"/>
        </w:rPr>
        <w:drawing>
          <wp:inline distT="0" distB="0" distL="114300" distR="114300">
            <wp:extent cx="5749925" cy="4221480"/>
            <wp:effectExtent l="0" t="0" r="10795" b="13335"/>
            <wp:docPr id="20" name="图片 20" descr="3.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3.1.3-2"/>
                    <pic:cNvPicPr>
                      <a:picLocks noChangeAspect="1"/>
                    </pic:cNvPicPr>
                  </pic:nvPicPr>
                  <pic:blipFill>
                    <a:blip r:embed="rId23"/>
                    <a:srcRect r="154" b="4633"/>
                    <a:stretch>
                      <a:fillRect/>
                    </a:stretch>
                  </pic:blipFill>
                  <pic:spPr>
                    <a:xfrm>
                      <a:off x="0" y="0"/>
                      <a:ext cx="5749925" cy="4221480"/>
                    </a:xfrm>
                    <a:prstGeom prst="rect">
                      <a:avLst/>
                    </a:prstGeom>
                  </pic:spPr>
                </pic:pic>
              </a:graphicData>
            </a:graphic>
          </wp:inline>
        </w:drawing>
      </w:r>
    </w:p>
    <w:p w14:paraId="426419B6">
      <w:pPr>
        <w:pStyle w:val="8"/>
        <w:spacing w:line="240" w:lineRule="auto"/>
        <w:ind w:left="0" w:leftChars="0" w:firstLine="0" w:firstLineChars="0"/>
        <w:jc w:val="center"/>
        <w:rPr>
          <w:rFonts w:hint="eastAsia" w:ascii="宋体" w:hAnsi="宋体" w:eastAsia="宋体" w:cs="宋体"/>
          <w:b/>
          <w:bCs/>
          <w:sz w:val="21"/>
          <w:szCs w:val="21"/>
          <w:lang w:eastAsia="zh-CN"/>
        </w:rPr>
      </w:pPr>
      <w:bookmarkStart w:id="64" w:name="_Ref25199"/>
      <w:r>
        <w:rPr>
          <w:rFonts w:hint="eastAsia" w:ascii="宋体" w:hAnsi="宋体" w:eastAsia="宋体" w:cs="宋体"/>
          <w:b/>
          <w:bCs/>
          <w:sz w:val="21"/>
          <w:szCs w:val="21"/>
        </w:rPr>
        <w:t xml:space="preserve">图 </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图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8</w:t>
      </w:r>
      <w:r>
        <w:rPr>
          <w:rFonts w:hint="eastAsia" w:ascii="宋体" w:hAnsi="宋体" w:eastAsia="宋体" w:cs="宋体"/>
          <w:b/>
          <w:bCs/>
          <w:sz w:val="21"/>
          <w:szCs w:val="21"/>
        </w:rPr>
        <w:fldChar w:fldCharType="end"/>
      </w:r>
      <w:bookmarkEnd w:id="64"/>
      <w:r>
        <w:rPr>
          <w:rFonts w:hint="eastAsia" w:ascii="宋体" w:hAnsi="宋体" w:eastAsia="宋体" w:cs="宋体"/>
          <w:b/>
          <w:bCs/>
          <w:sz w:val="21"/>
          <w:szCs w:val="21"/>
          <w:lang w:eastAsia="zh-CN"/>
        </w:rPr>
        <w:t>低光后处理流程代码</w:t>
      </w:r>
    </w:p>
    <w:p w14:paraId="3B3F3EED">
      <w:pPr>
        <w:ind w:firstLine="480"/>
        <w:rPr>
          <w:rFonts w:hint="eastAsia"/>
        </w:rPr>
      </w:pPr>
      <w:r>
        <w:t>该后处理流程包含三个关键步骤：第一步为线性放大，通过分析灰度直方图的高百分位值，计算出合适的放大系数并对图像进行线性拉伸，提升整体亮度；第二步为百分位重缩放，减去低百分位的暗部偏移值并重新映射到[0, 1]区间，增强暗部区域的细节可见性；第三步为HSV空间的饱和度伽马校正，通过对饱和度分量应用指数变换，在保持色调不变的前提下增强色彩鲜艳度。这一后处理流程是MBLLEN算法区别于其他低光照增强方法的重要特色。</w:t>
      </w:r>
    </w:p>
    <w:p w14:paraId="0D3E004C">
      <w:pPr>
        <w:pStyle w:val="4"/>
        <w:spacing w:before="156" w:after="156"/>
        <w:rPr>
          <w:rFonts w:hint="eastAsia"/>
        </w:rPr>
      </w:pPr>
      <w:bookmarkStart w:id="65" w:name="_Toc23171"/>
      <w:r>
        <w:t>3.1.4 基于CLAHE和形态学操作的传统增强方法</w:t>
      </w:r>
      <w:bookmarkEnd w:id="65"/>
    </w:p>
    <w:p w14:paraId="1AC6DDEA">
      <w:pPr>
        <w:ind w:firstLine="480"/>
        <w:rPr>
          <w:rFonts w:hint="eastAsia"/>
        </w:rPr>
      </w:pPr>
      <w:r>
        <w:t>深度学习增强模型虽然在效果上具有优势，但在模型文件缺失或加载失败时，系统需要具备降级能力。为此，系统还实现了基于传统图像处理方法的增强方案作为后备。</w:t>
      </w:r>
    </w:p>
    <w:p w14:paraId="755D490E">
      <w:pPr>
        <w:ind w:firstLine="480"/>
      </w:pPr>
      <w:r>
        <w:t>CLAHE（Contrast Limited Adaptive Histogram Equalization）去雾增强采用限制对比度自适应直方图均衡化算法</w:t>
      </w:r>
      <w:r>
        <w:commentReference w:id="6"/>
      </w:r>
      <w:r>
        <w:t>。该算法的核心思想是将图像划分为若干小块（Tile），在每个小块内独立执行直方图均衡化，同时设置对比度限制阈值（clipLimit）以防止噪声过度放大。在实现中，系统对每个颜色通道分别应用CLAHE处理</w:t>
      </w:r>
      <w:r>
        <w:rPr>
          <w:rFonts w:hint="eastAsia"/>
          <w:lang w:eastAsia="zh-CN"/>
        </w:rPr>
        <w:t>，</w:t>
      </w:r>
      <w:r>
        <w:rPr>
          <w:rFonts w:hint="eastAsia"/>
          <w:lang w:val="en-US" w:eastAsia="zh-CN"/>
        </w:rPr>
        <w:t>代码如下</w:t>
      </w:r>
      <w:r>
        <w:rPr>
          <w:rFonts w:hint="eastAsia"/>
          <w:lang w:val="en-US" w:eastAsia="zh-CN"/>
        </w:rPr>
        <w:fldChar w:fldCharType="begin"/>
      </w:r>
      <w:r>
        <w:rPr>
          <w:rFonts w:hint="eastAsia"/>
          <w:lang w:val="en-US" w:eastAsia="zh-CN"/>
        </w:rPr>
        <w:instrText xml:space="preserve"> REF _Ref25232 \h </w:instrText>
      </w:r>
      <w:r>
        <w:rPr>
          <w:rFonts w:hint="eastAsia"/>
          <w:lang w:val="en-US" w:eastAsia="zh-CN"/>
        </w:rPr>
        <w:fldChar w:fldCharType="separate"/>
      </w:r>
      <w:r>
        <w:rPr>
          <w:rFonts w:hint="eastAsia" w:ascii="宋体" w:hAnsi="宋体" w:eastAsia="宋体" w:cs="宋体"/>
          <w:b/>
          <w:bCs/>
          <w:sz w:val="21"/>
          <w:szCs w:val="21"/>
        </w:rPr>
        <w:t>图 9</w:t>
      </w:r>
      <w:r>
        <w:rPr>
          <w:rFonts w:hint="eastAsia"/>
          <w:lang w:val="en-US" w:eastAsia="zh-CN"/>
        </w:rPr>
        <w:fldChar w:fldCharType="end"/>
      </w:r>
      <w:r>
        <w:rPr>
          <w:rFonts w:hint="eastAsia"/>
          <w:lang w:val="en-US" w:eastAsia="zh-CN"/>
        </w:rPr>
        <w:t>所示</w:t>
      </w:r>
      <w:r>
        <w:t>：</w:t>
      </w:r>
    </w:p>
    <w:p w14:paraId="7D4A7132">
      <w:pPr>
        <w:spacing w:line="24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757545" cy="2480945"/>
            <wp:effectExtent l="0" t="0" r="3175" b="5080"/>
            <wp:docPr id="21" name="图片 21" descr="3.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3.1.4-1"/>
                    <pic:cNvPicPr>
                      <a:picLocks noChangeAspect="1"/>
                    </pic:cNvPicPr>
                  </pic:nvPicPr>
                  <pic:blipFill>
                    <a:blip r:embed="rId24"/>
                    <a:stretch>
                      <a:fillRect/>
                    </a:stretch>
                  </pic:blipFill>
                  <pic:spPr>
                    <a:xfrm>
                      <a:off x="0" y="0"/>
                      <a:ext cx="5757545" cy="2480945"/>
                    </a:xfrm>
                    <a:prstGeom prst="rect">
                      <a:avLst/>
                    </a:prstGeom>
                  </pic:spPr>
                </pic:pic>
              </a:graphicData>
            </a:graphic>
          </wp:inline>
        </w:drawing>
      </w:r>
    </w:p>
    <w:p w14:paraId="0ED2A644">
      <w:pPr>
        <w:pStyle w:val="8"/>
        <w:spacing w:line="240" w:lineRule="auto"/>
        <w:ind w:left="0" w:leftChars="0" w:firstLine="0" w:firstLineChars="0"/>
        <w:jc w:val="center"/>
        <w:rPr>
          <w:rFonts w:hint="eastAsia" w:ascii="宋体" w:hAnsi="宋体" w:eastAsia="宋体" w:cs="宋体"/>
          <w:b/>
          <w:bCs/>
          <w:sz w:val="21"/>
          <w:szCs w:val="21"/>
          <w:lang w:eastAsia="zh-CN"/>
        </w:rPr>
      </w:pPr>
      <w:bookmarkStart w:id="66" w:name="_Ref25232"/>
      <w:r>
        <w:rPr>
          <w:rFonts w:hint="eastAsia" w:ascii="宋体" w:hAnsi="宋体" w:eastAsia="宋体" w:cs="宋体"/>
          <w:b/>
          <w:bCs/>
          <w:sz w:val="21"/>
          <w:szCs w:val="21"/>
        </w:rPr>
        <w:t xml:space="preserve">图 </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图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9</w:t>
      </w:r>
      <w:r>
        <w:rPr>
          <w:rFonts w:hint="eastAsia" w:ascii="宋体" w:hAnsi="宋体" w:eastAsia="宋体" w:cs="宋体"/>
          <w:b/>
          <w:bCs/>
          <w:sz w:val="21"/>
          <w:szCs w:val="21"/>
        </w:rPr>
        <w:fldChar w:fldCharType="end"/>
      </w:r>
      <w:bookmarkEnd w:id="66"/>
      <w:r>
        <w:rPr>
          <w:rFonts w:hint="eastAsia" w:ascii="宋体" w:hAnsi="宋体" w:eastAsia="宋体" w:cs="宋体"/>
          <w:b/>
          <w:bCs/>
          <w:sz w:val="21"/>
          <w:szCs w:val="21"/>
          <w:lang w:eastAsia="zh-CN"/>
        </w:rPr>
        <w:t>颜色通道CLAHE处理</w:t>
      </w:r>
    </w:p>
    <w:p w14:paraId="433E2A9E">
      <w:pPr>
        <w:bidi w:val="0"/>
        <w:ind w:left="0" w:leftChars="0" w:firstLine="420" w:firstLineChars="0"/>
        <w:rPr>
          <w:rFonts w:hint="eastAsia"/>
        </w:rPr>
      </w:pPr>
      <w:r>
        <w:t>这种逐通道CLAHE处理的优势在于：（1）计算速度快，无需加载深度学习模型；（2）参数设置简单，仅需调整clipLimit和tileGridSize两个参数；（3）对均匀雾霾场景有显著的改善效果。系统经过实验调优，将clipLimit设置为2.0，tileGridSize设置为(8, 8)，在该配置下取得了增强效果和计算效率的良好平衡。</w:t>
      </w:r>
    </w:p>
    <w:p w14:paraId="69E9C2C0">
      <w:pPr>
        <w:ind w:firstLine="480"/>
      </w:pPr>
      <w:r>
        <w:t>低光照增强方面，系统采用LAB色彩空间下的CLAHE增强策略</w:t>
      </w:r>
      <w:r>
        <w:rPr>
          <w:rFonts w:hint="eastAsia"/>
          <w:lang w:eastAsia="zh-CN"/>
        </w:rPr>
        <w:t>，</w:t>
      </w:r>
      <w:r>
        <w:rPr>
          <w:rFonts w:hint="eastAsia"/>
          <w:lang w:val="en-US" w:eastAsia="zh-CN"/>
        </w:rPr>
        <w:t>代码如下</w:t>
      </w:r>
      <w:r>
        <w:rPr>
          <w:rFonts w:hint="eastAsia"/>
          <w:lang w:val="en-US" w:eastAsia="zh-CN"/>
        </w:rPr>
        <w:fldChar w:fldCharType="begin"/>
      </w:r>
      <w:r>
        <w:rPr>
          <w:rFonts w:hint="eastAsia"/>
          <w:lang w:val="en-US" w:eastAsia="zh-CN"/>
        </w:rPr>
        <w:instrText xml:space="preserve"> REF _Ref25261 \h </w:instrText>
      </w:r>
      <w:r>
        <w:rPr>
          <w:rFonts w:hint="eastAsia"/>
          <w:lang w:val="en-US" w:eastAsia="zh-CN"/>
        </w:rPr>
        <w:fldChar w:fldCharType="separate"/>
      </w:r>
      <w:r>
        <w:rPr>
          <w:rFonts w:hint="eastAsia" w:ascii="宋体" w:hAnsi="宋体" w:eastAsia="宋体" w:cs="宋体"/>
          <w:b/>
          <w:bCs/>
          <w:sz w:val="21"/>
          <w:szCs w:val="21"/>
        </w:rPr>
        <w:t>图 10</w:t>
      </w:r>
      <w:r>
        <w:rPr>
          <w:rFonts w:hint="eastAsia"/>
          <w:lang w:val="en-US" w:eastAsia="zh-CN"/>
        </w:rPr>
        <w:fldChar w:fldCharType="end"/>
      </w:r>
      <w:r>
        <w:rPr>
          <w:rFonts w:hint="eastAsia"/>
          <w:lang w:val="en-US" w:eastAsia="zh-CN"/>
        </w:rPr>
        <w:t>所示</w:t>
      </w:r>
      <w:r>
        <w:t>：</w:t>
      </w:r>
    </w:p>
    <w:p w14:paraId="776B5B1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lang w:eastAsia="zh-CN"/>
        </w:rPr>
      </w:pPr>
      <w:r>
        <w:rPr>
          <w:rFonts w:hint="eastAsia" w:eastAsia="宋体"/>
          <w:lang w:eastAsia="zh-CN"/>
        </w:rPr>
        <w:drawing>
          <wp:inline distT="0" distB="0" distL="114300" distR="114300">
            <wp:extent cx="5757545" cy="2945765"/>
            <wp:effectExtent l="0" t="0" r="3175" b="3175"/>
            <wp:docPr id="22" name="图片 22" descr="3.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3.1.4-2"/>
                    <pic:cNvPicPr>
                      <a:picLocks noChangeAspect="1"/>
                    </pic:cNvPicPr>
                  </pic:nvPicPr>
                  <pic:blipFill>
                    <a:blip r:embed="rId25"/>
                    <a:stretch>
                      <a:fillRect/>
                    </a:stretch>
                  </pic:blipFill>
                  <pic:spPr>
                    <a:xfrm>
                      <a:off x="0" y="0"/>
                      <a:ext cx="5757545" cy="2945765"/>
                    </a:xfrm>
                    <a:prstGeom prst="rect">
                      <a:avLst/>
                    </a:prstGeom>
                  </pic:spPr>
                </pic:pic>
              </a:graphicData>
            </a:graphic>
          </wp:inline>
        </w:drawing>
      </w:r>
    </w:p>
    <w:p w14:paraId="3FB43906">
      <w:pPr>
        <w:pStyle w:val="8"/>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bCs/>
          <w:sz w:val="21"/>
          <w:szCs w:val="21"/>
          <w:lang w:eastAsia="zh-CN"/>
        </w:rPr>
      </w:pPr>
      <w:bookmarkStart w:id="67" w:name="_Ref25261"/>
      <w:r>
        <w:rPr>
          <w:rFonts w:hint="eastAsia" w:ascii="宋体" w:hAnsi="宋体" w:eastAsia="宋体" w:cs="宋体"/>
          <w:b/>
          <w:bCs/>
          <w:sz w:val="21"/>
          <w:szCs w:val="21"/>
        </w:rPr>
        <w:t xml:space="preserve">图 </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图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10</w:t>
      </w:r>
      <w:r>
        <w:rPr>
          <w:rFonts w:hint="eastAsia" w:ascii="宋体" w:hAnsi="宋体" w:eastAsia="宋体" w:cs="宋体"/>
          <w:b/>
          <w:bCs/>
          <w:sz w:val="21"/>
          <w:szCs w:val="21"/>
        </w:rPr>
        <w:fldChar w:fldCharType="end"/>
      </w:r>
      <w:bookmarkEnd w:id="67"/>
      <w:r>
        <w:rPr>
          <w:rFonts w:hint="eastAsia" w:ascii="宋体" w:hAnsi="宋体" w:eastAsia="宋体" w:cs="宋体"/>
          <w:b/>
          <w:bCs/>
          <w:sz w:val="21"/>
          <w:szCs w:val="21"/>
          <w:lang w:eastAsia="zh-CN"/>
        </w:rPr>
        <w:t>低光CLAHE增强</w:t>
      </w:r>
    </w:p>
    <w:p w14:paraId="71EF21C6">
      <w:pPr>
        <w:ind w:firstLine="480"/>
        <w:rPr>
          <w:rFonts w:hint="eastAsia"/>
        </w:rPr>
      </w:pPr>
      <w:r>
        <w:t>该方法的实现思路是将图像从BGR色彩空间转换到LAB色彩空间，其中L通道表示亮度信息，A和B通道表示颜色信息。只在L通道上应用CLAHE增强，可以有效地提升图像亮度和对比度，同时避免对颜色信息造成干扰。clipLimit设置为3.0，略高于去雾场景的设置，以应对低光照图像更严重的退化程度。</w:t>
      </w:r>
    </w:p>
    <w:p w14:paraId="376423D9">
      <w:pPr>
        <w:ind w:firstLine="480"/>
      </w:pPr>
      <w:r>
        <w:t>雨天增强采用形态学开运算结合快速非局部均值去噪的方法</w:t>
      </w:r>
      <w:r>
        <w:rPr>
          <w:rFonts w:hint="eastAsia"/>
          <w:lang w:eastAsia="zh-CN"/>
        </w:rPr>
        <w:t>，</w:t>
      </w:r>
      <w:r>
        <w:rPr>
          <w:rFonts w:hint="eastAsia"/>
          <w:lang w:val="en-US" w:eastAsia="zh-CN"/>
        </w:rPr>
        <w:t>代码如下</w:t>
      </w:r>
      <w:r>
        <w:rPr>
          <w:rFonts w:hint="eastAsia"/>
          <w:lang w:val="en-US" w:eastAsia="zh-CN"/>
        </w:rPr>
        <w:fldChar w:fldCharType="begin"/>
      </w:r>
      <w:r>
        <w:rPr>
          <w:rFonts w:hint="eastAsia"/>
          <w:lang w:val="en-US" w:eastAsia="zh-CN"/>
        </w:rPr>
        <w:instrText xml:space="preserve"> REF _Ref25294 \h </w:instrText>
      </w:r>
      <w:r>
        <w:rPr>
          <w:rFonts w:hint="eastAsia"/>
          <w:lang w:val="en-US" w:eastAsia="zh-CN"/>
        </w:rPr>
        <w:fldChar w:fldCharType="separate"/>
      </w:r>
      <w:r>
        <w:rPr>
          <w:rFonts w:hint="eastAsia" w:ascii="宋体" w:hAnsi="宋体" w:eastAsia="宋体" w:cs="宋体"/>
          <w:b/>
          <w:bCs/>
          <w:sz w:val="21"/>
          <w:szCs w:val="21"/>
        </w:rPr>
        <w:t>图 11</w:t>
      </w:r>
      <w:r>
        <w:rPr>
          <w:rFonts w:hint="eastAsia"/>
          <w:lang w:val="en-US" w:eastAsia="zh-CN"/>
        </w:rPr>
        <w:fldChar w:fldCharType="end"/>
      </w:r>
      <w:r>
        <w:rPr>
          <w:rFonts w:hint="eastAsia"/>
          <w:lang w:val="en-US" w:eastAsia="zh-CN"/>
        </w:rPr>
        <w:t>所示</w:t>
      </w:r>
      <w:r>
        <w:t>：</w:t>
      </w:r>
    </w:p>
    <w:p w14:paraId="40B0B53F">
      <w:pPr>
        <w:spacing w:line="24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754370" cy="1938655"/>
            <wp:effectExtent l="0" t="0" r="6350" b="15875"/>
            <wp:docPr id="23" name="图片 23" descr="3.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3.1.4-3"/>
                    <pic:cNvPicPr>
                      <a:picLocks noChangeAspect="1"/>
                    </pic:cNvPicPr>
                  </pic:nvPicPr>
                  <pic:blipFill>
                    <a:blip r:embed="rId26"/>
                    <a:stretch>
                      <a:fillRect/>
                    </a:stretch>
                  </pic:blipFill>
                  <pic:spPr>
                    <a:xfrm>
                      <a:off x="0" y="0"/>
                      <a:ext cx="5754370" cy="1938655"/>
                    </a:xfrm>
                    <a:prstGeom prst="rect">
                      <a:avLst/>
                    </a:prstGeom>
                  </pic:spPr>
                </pic:pic>
              </a:graphicData>
            </a:graphic>
          </wp:inline>
        </w:drawing>
      </w:r>
    </w:p>
    <w:p w14:paraId="049F64B5">
      <w:pPr>
        <w:pStyle w:val="8"/>
        <w:spacing w:line="240" w:lineRule="auto"/>
        <w:ind w:left="0" w:leftChars="0" w:firstLine="0" w:firstLineChars="0"/>
        <w:jc w:val="center"/>
        <w:rPr>
          <w:rFonts w:hint="eastAsia" w:ascii="宋体" w:hAnsi="宋体" w:eastAsia="宋体" w:cs="宋体"/>
          <w:b/>
          <w:bCs/>
          <w:sz w:val="21"/>
          <w:szCs w:val="21"/>
          <w:lang w:eastAsia="zh-CN"/>
        </w:rPr>
      </w:pPr>
      <w:bookmarkStart w:id="68" w:name="_Ref25294"/>
      <w:r>
        <w:rPr>
          <w:rFonts w:hint="eastAsia" w:ascii="宋体" w:hAnsi="宋体" w:eastAsia="宋体" w:cs="宋体"/>
          <w:b/>
          <w:bCs/>
          <w:sz w:val="21"/>
          <w:szCs w:val="21"/>
        </w:rPr>
        <w:t xml:space="preserve">图 </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图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11</w:t>
      </w:r>
      <w:r>
        <w:rPr>
          <w:rFonts w:hint="eastAsia" w:ascii="宋体" w:hAnsi="宋体" w:eastAsia="宋体" w:cs="宋体"/>
          <w:b/>
          <w:bCs/>
          <w:sz w:val="21"/>
          <w:szCs w:val="21"/>
        </w:rPr>
        <w:fldChar w:fldCharType="end"/>
      </w:r>
      <w:bookmarkEnd w:id="68"/>
      <w:r>
        <w:rPr>
          <w:rFonts w:hint="eastAsia" w:ascii="宋体" w:hAnsi="宋体" w:eastAsia="宋体" w:cs="宋体"/>
          <w:b/>
          <w:bCs/>
          <w:sz w:val="21"/>
          <w:szCs w:val="21"/>
          <w:lang w:eastAsia="zh-CN"/>
        </w:rPr>
        <w:t>雨天增强代码</w:t>
      </w:r>
    </w:p>
    <w:p w14:paraId="08831036">
      <w:pPr>
        <w:ind w:firstLine="480"/>
        <w:rPr>
          <w:rFonts w:hint="eastAsia"/>
        </w:rPr>
      </w:pPr>
      <w:r>
        <w:t>形态学开运算（先腐蚀后膨胀）能有效去除图像中的细小亮色噪点，雨滴在图像中表现为细小的亮色条纹，因此开运算可以起到初步的去雨效果。后续的快速非局部均值去噪（fastNlMeansDenoisingColored）利用图像中的自相似性，在保留边缘细节的同时进一步平滑残余的雨痕噪声。</w:t>
      </w:r>
    </w:p>
    <w:p w14:paraId="09BB45F7">
      <w:pPr>
        <w:pStyle w:val="3"/>
        <w:spacing w:before="156" w:after="156"/>
        <w:rPr>
          <w:rFonts w:hint="eastAsia"/>
        </w:rPr>
      </w:pPr>
      <w:bookmarkStart w:id="69" w:name="_Toc19886"/>
      <w:bookmarkStart w:id="70" w:name="_Toc16506"/>
      <w:r>
        <w:t xml:space="preserve">3.2 </w:t>
      </w:r>
      <w:bookmarkEnd w:id="69"/>
      <w:r>
        <w:rPr>
          <w:rFonts w:hint="eastAsia"/>
        </w:rPr>
        <w:t>自动场景识别算法</w:t>
      </w:r>
      <w:bookmarkEnd w:id="70"/>
    </w:p>
    <w:p w14:paraId="13196F14">
      <w:pPr>
        <w:ind w:firstLine="480"/>
        <w:rPr>
          <w:rFonts w:hint="eastAsia"/>
        </w:rPr>
      </w:pPr>
      <w:r>
        <w:t>（自动场景识别是系统实现智能化、自适应增强的关键技术。该算法通过分析输入图像的多维质量指标，自动判断当前的天气条件类型，从而选择最优的增强策略。</w:t>
      </w:r>
    </w:p>
    <w:p w14:paraId="0D8E678E">
      <w:pPr>
        <w:pStyle w:val="4"/>
        <w:spacing w:before="156" w:after="156"/>
        <w:rPr>
          <w:rFonts w:hint="eastAsia"/>
        </w:rPr>
      </w:pPr>
      <w:bookmarkStart w:id="71" w:name="_Toc21999"/>
      <w:r>
        <w:t>3.2.1 算法设计与原理</w:t>
      </w:r>
      <w:bookmarkEnd w:id="71"/>
    </w:p>
    <w:p w14:paraId="2936C223">
      <w:pPr>
        <w:ind w:firstLine="480"/>
        <w:rPr>
          <w:rFonts w:hint="eastAsia"/>
        </w:rPr>
      </w:pPr>
      <w:r>
        <w:rPr>
          <w:rFonts w:hint="eastAsia"/>
        </w:rPr>
        <w:t>自动场景识别算法封装在</w:t>
      </w:r>
      <w:r>
        <w:fldChar w:fldCharType="begin"/>
      </w:r>
      <w:r>
        <w:instrText xml:space="preserve"> HYPERLINK "E:/Workspace/bishe-1/backend/services/auto_enhancer.py" </w:instrText>
      </w:r>
      <w:r>
        <w:fldChar w:fldCharType="separate"/>
      </w:r>
      <w:r>
        <w:rPr>
          <w:rFonts w:hint="eastAsia"/>
        </w:rPr>
        <w:t>AutoEnhancer</w:t>
      </w:r>
      <w:r>
        <w:rPr>
          <w:rFonts w:hint="eastAsia"/>
        </w:rPr>
        <w:fldChar w:fldCharType="end"/>
      </w:r>
      <w:r>
        <w:rPr>
          <w:rFonts w:hint="eastAsia"/>
        </w:rPr>
        <w:t>类中，同样采用单例模式设计。算法的核心逻辑在_detect_from_frame方法中实现：</w:t>
      </w:r>
    </w:p>
    <w:p w14:paraId="3F983DC2">
      <w:pPr>
        <w:rPr>
          <w:rFonts w:hint="eastAsia"/>
        </w:rPr>
      </w:pPr>
      <w:r>
        <w:rPr>
          <w:rFonts w:hint="eastAsia"/>
        </w:rPr>
        <w:t>该算法从输入的BGR图像中提取四个维度的质量特征：</w:t>
      </w:r>
    </w:p>
    <w:p w14:paraId="646C24CB">
      <w:pPr>
        <w:ind w:firstLine="480"/>
        <w:rPr>
          <w:rFonts w:hint="eastAsia"/>
        </w:rPr>
      </w:pPr>
      <w:r>
        <w:rPr>
          <w:rFonts w:hint="eastAsia"/>
        </w:rPr>
        <w:t>（1）亮度特征（mean_brightness）：将彩色图像转换为灰度图像后计算所有像素值的均值。亮度均值反映了图像的整体明暗程度，低光照图像通常具有较低的亮度均值。</w:t>
      </w:r>
    </w:p>
    <w:p w14:paraId="73AF0B8F">
      <w:pPr>
        <w:ind w:firstLine="480"/>
        <w:rPr>
          <w:rFonts w:hint="eastAsia"/>
        </w:rPr>
      </w:pPr>
      <w:r>
        <w:rPr>
          <w:rFonts w:hint="eastAsia"/>
        </w:rPr>
        <w:t>（2）对比度特征（contrast）：灰度图像像素值的标准差。对比度反映图像的灰度动态范围，雾天图像由于大气散射效应导致灰度值趋于平均，对比度显著降低。</w:t>
      </w:r>
    </w:p>
    <w:p w14:paraId="74F3670F">
      <w:pPr>
        <w:ind w:firstLine="480"/>
        <w:rPr>
          <w:rFonts w:hint="eastAsia"/>
        </w:rPr>
      </w:pPr>
      <w:r>
        <w:rPr>
          <w:rFonts w:hint="eastAsia"/>
        </w:rPr>
        <w:t>（3）饱和度特征（mean_saturation）：将图像转换到HSV色彩空间后，计算Saturation通道的均值。雨天图像由于雨滴的水幕效应，色彩饱和度降低；雾天图像也有类似的饱和度下降现象。</w:t>
      </w:r>
    </w:p>
    <w:p w14:paraId="37DF3620">
      <w:pPr>
        <w:ind w:firstLine="480"/>
        <w:rPr>
          <w:rFonts w:hint="eastAsia"/>
        </w:rPr>
      </w:pPr>
      <w:r>
        <w:rPr>
          <w:rFonts w:hint="eastAsia"/>
        </w:rPr>
        <w:t>（4）清晰度特征（sharpness）：对灰度图像应用拉普拉斯算子，计算响应的方差。拉普拉斯算子是二阶微分算子，能够检测图像中的边缘信息。清晰度指标反映了图像的锐利程度，雾天图像由于细节模糊，该指标的数值较低。</w:t>
      </w:r>
    </w:p>
    <w:p w14:paraId="1DEE7534">
      <w:pPr>
        <w:ind w:firstLine="480"/>
        <w:rPr>
          <w:rFonts w:hint="eastAsia"/>
        </w:rPr>
      </w:pPr>
      <w:r>
        <w:rPr>
          <w:rFonts w:hint="eastAsia"/>
        </w:rPr>
        <w:t>基于上述四个指标，算法采用级联决策规则进行场景分类，其判断流程如</w:t>
      </w:r>
      <w:r>
        <w:rPr>
          <w:rFonts w:hint="eastAsia"/>
          <w:lang w:val="en-US" w:eastAsia="zh-CN"/>
        </w:rPr>
        <w:t>下</w:t>
      </w:r>
      <w:r>
        <w:rPr>
          <w:rFonts w:hint="eastAsia"/>
          <w:lang w:val="en-US" w:eastAsia="zh-CN"/>
        </w:rPr>
        <w:fldChar w:fldCharType="begin"/>
      </w:r>
      <w:r>
        <w:rPr>
          <w:rFonts w:hint="eastAsia"/>
          <w:lang w:val="en-US" w:eastAsia="zh-CN"/>
        </w:rPr>
        <w:instrText xml:space="preserve"> REF _Ref25356 \h </w:instrText>
      </w:r>
      <w:r>
        <w:rPr>
          <w:rFonts w:hint="eastAsia"/>
          <w:lang w:val="en-US" w:eastAsia="zh-CN"/>
        </w:rPr>
        <w:fldChar w:fldCharType="separate"/>
      </w:r>
      <w:r>
        <w:rPr>
          <w:rFonts w:hint="eastAsia" w:ascii="宋体" w:hAnsi="宋体" w:eastAsia="宋体" w:cs="宋体"/>
          <w:b/>
          <w:bCs/>
          <w:sz w:val="21"/>
          <w:szCs w:val="21"/>
        </w:rPr>
        <w:t>图 12</w:t>
      </w:r>
      <w:r>
        <w:rPr>
          <w:rFonts w:hint="eastAsia"/>
          <w:lang w:val="en-US" w:eastAsia="zh-CN"/>
        </w:rPr>
        <w:fldChar w:fldCharType="end"/>
      </w:r>
      <w:r>
        <w:rPr>
          <w:rFonts w:hint="eastAsia"/>
        </w:rPr>
        <w:t>所示：</w:t>
      </w:r>
    </w:p>
    <w:p w14:paraId="6270E882">
      <w:pPr>
        <w:spacing w:line="24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759450" cy="5854700"/>
            <wp:effectExtent l="0" t="0" r="1270" b="8890"/>
            <wp:docPr id="24" name="图片 24" descr="场景识别决策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场景识别决策流程图"/>
                    <pic:cNvPicPr>
                      <a:picLocks noChangeAspect="1"/>
                    </pic:cNvPicPr>
                  </pic:nvPicPr>
                  <pic:blipFill>
                    <a:blip r:embed="rId27"/>
                    <a:stretch>
                      <a:fillRect/>
                    </a:stretch>
                  </pic:blipFill>
                  <pic:spPr>
                    <a:xfrm>
                      <a:off x="0" y="0"/>
                      <a:ext cx="5759450" cy="5854700"/>
                    </a:xfrm>
                    <a:prstGeom prst="rect">
                      <a:avLst/>
                    </a:prstGeom>
                  </pic:spPr>
                </pic:pic>
              </a:graphicData>
            </a:graphic>
          </wp:inline>
        </w:drawing>
      </w:r>
    </w:p>
    <w:p w14:paraId="2B879937">
      <w:pPr>
        <w:pStyle w:val="8"/>
        <w:spacing w:line="240" w:lineRule="auto"/>
        <w:ind w:left="0" w:leftChars="0" w:firstLine="0" w:firstLineChars="0"/>
        <w:jc w:val="center"/>
        <w:rPr>
          <w:rFonts w:hint="eastAsia" w:ascii="宋体" w:hAnsi="宋体" w:eastAsia="宋体" w:cs="宋体"/>
          <w:b/>
          <w:bCs/>
          <w:sz w:val="21"/>
          <w:szCs w:val="21"/>
          <w:lang w:eastAsia="zh-CN"/>
        </w:rPr>
      </w:pPr>
      <w:bookmarkStart w:id="72" w:name="_Ref25356"/>
      <w:r>
        <w:rPr>
          <w:rFonts w:hint="eastAsia" w:ascii="宋体" w:hAnsi="宋体" w:eastAsia="宋体" w:cs="宋体"/>
          <w:b/>
          <w:bCs/>
          <w:sz w:val="21"/>
          <w:szCs w:val="21"/>
        </w:rPr>
        <w:t xml:space="preserve">图 </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图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12</w:t>
      </w:r>
      <w:r>
        <w:rPr>
          <w:rFonts w:hint="eastAsia" w:ascii="宋体" w:hAnsi="宋体" w:eastAsia="宋体" w:cs="宋体"/>
          <w:b/>
          <w:bCs/>
          <w:sz w:val="21"/>
          <w:szCs w:val="21"/>
        </w:rPr>
        <w:fldChar w:fldCharType="end"/>
      </w:r>
      <w:bookmarkEnd w:id="72"/>
      <w:r>
        <w:rPr>
          <w:rFonts w:hint="eastAsia" w:ascii="宋体" w:hAnsi="宋体" w:eastAsia="宋体" w:cs="宋体"/>
          <w:b/>
          <w:bCs/>
          <w:sz w:val="21"/>
          <w:szCs w:val="21"/>
          <w:lang w:eastAsia="zh-CN"/>
        </w:rPr>
        <w:t>场景识别决策流程图</w:t>
      </w:r>
    </w:p>
    <w:p w14:paraId="4B383E81">
      <w:pPr>
        <w:ind w:firstLine="480"/>
        <w:rPr>
          <w:rFonts w:hint="eastAsia"/>
        </w:rPr>
      </w:pPr>
      <w:r>
        <w:rPr>
          <w:rFonts w:hint="eastAsia"/>
        </w:rPr>
        <w:t>即：首先判断是否为低光照场景（亮度低于80或对比度低于50），然后判断是否为雾天场景（清晰度低于300或对比度低于45），再判断是否为雨天场景（饱和度低于30），最后默认为正常天气。</w:t>
      </w:r>
    </w:p>
    <w:p w14:paraId="203DF15F">
      <w:pPr>
        <w:ind w:firstLine="480"/>
        <w:rPr>
          <w:rFonts w:hint="eastAsia"/>
        </w:rPr>
      </w:pPr>
      <w:r>
        <w:rPr>
          <w:rFonts w:hint="eastAsia"/>
        </w:rPr>
        <w:t>四种天气类型的典型图像质量指标数值范围如</w:t>
      </w:r>
      <w:r>
        <w:rPr>
          <w:rFonts w:hint="eastAsia"/>
          <w:lang w:val="en-US" w:eastAsia="zh-CN"/>
        </w:rPr>
        <w:t>下</w:t>
      </w:r>
      <w:r>
        <w:rPr>
          <w:rFonts w:hint="eastAsia"/>
          <w:lang w:val="en-US" w:eastAsia="zh-CN"/>
        </w:rPr>
        <w:fldChar w:fldCharType="begin"/>
      </w:r>
      <w:r>
        <w:rPr>
          <w:rFonts w:hint="eastAsia"/>
          <w:lang w:val="en-US" w:eastAsia="zh-CN"/>
        </w:rPr>
        <w:instrText xml:space="preserve"> REF _Ref25434 \h </w:instrText>
      </w:r>
      <w:r>
        <w:rPr>
          <w:rFonts w:hint="eastAsia"/>
          <w:lang w:val="en-US" w:eastAsia="zh-CN"/>
        </w:rPr>
        <w:fldChar w:fldCharType="separate"/>
      </w:r>
      <w:r>
        <w:rPr>
          <w:rFonts w:hint="eastAsia" w:ascii="宋体" w:hAnsi="宋体" w:eastAsia="宋体" w:cs="宋体"/>
          <w:b/>
          <w:bCs/>
          <w:sz w:val="21"/>
          <w:szCs w:val="21"/>
        </w:rPr>
        <w:t>表 2</w:t>
      </w:r>
      <w:r>
        <w:rPr>
          <w:rFonts w:hint="eastAsia"/>
          <w:lang w:val="en-US" w:eastAsia="zh-CN"/>
        </w:rPr>
        <w:fldChar w:fldCharType="end"/>
      </w:r>
      <w:r>
        <w:rPr>
          <w:rFonts w:hint="eastAsia"/>
        </w:rPr>
        <w:t>所示：</w:t>
      </w:r>
    </w:p>
    <w:p w14:paraId="5808EA97">
      <w:pPr>
        <w:ind w:firstLine="480"/>
        <w:rPr>
          <w:rFonts w:hint="eastAsia"/>
        </w:rPr>
      </w:pPr>
    </w:p>
    <w:p w14:paraId="0D122B60">
      <w:pPr>
        <w:ind w:firstLine="480"/>
        <w:rPr>
          <w:rFonts w:hint="eastAsia"/>
        </w:rPr>
      </w:pPr>
    </w:p>
    <w:p w14:paraId="60D3F154">
      <w:pPr>
        <w:ind w:firstLine="480"/>
        <w:rPr>
          <w:rFonts w:hint="eastAsia"/>
        </w:rPr>
      </w:pPr>
    </w:p>
    <w:p w14:paraId="1A2B7D0D">
      <w:pPr>
        <w:ind w:firstLine="480"/>
        <w:rPr>
          <w:rFonts w:hint="eastAsia"/>
        </w:rPr>
      </w:pPr>
    </w:p>
    <w:p w14:paraId="6C021D63">
      <w:pPr>
        <w:ind w:firstLine="480"/>
        <w:rPr>
          <w:rFonts w:hint="eastAsia"/>
        </w:rPr>
      </w:pPr>
    </w:p>
    <w:p w14:paraId="0C2D012D">
      <w:pPr>
        <w:ind w:firstLine="480"/>
        <w:rPr>
          <w:rFonts w:hint="eastAsia"/>
        </w:rPr>
      </w:pPr>
    </w:p>
    <w:p w14:paraId="41133F53">
      <w:pPr>
        <w:pStyle w:val="8"/>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b/>
          <w:bCs/>
          <w:sz w:val="21"/>
          <w:szCs w:val="21"/>
          <w:lang w:eastAsia="zh-CN"/>
        </w:rPr>
      </w:pPr>
      <w:bookmarkStart w:id="73" w:name="_Ref25434"/>
      <w:r>
        <w:rPr>
          <w:rFonts w:hint="eastAsia" w:ascii="宋体" w:hAnsi="宋体" w:eastAsia="宋体" w:cs="宋体"/>
          <w:b/>
          <w:bCs/>
          <w:sz w:val="21"/>
          <w:szCs w:val="21"/>
        </w:rPr>
        <w:t xml:space="preserve">表 </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表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2</w:t>
      </w:r>
      <w:r>
        <w:rPr>
          <w:rFonts w:hint="eastAsia" w:ascii="宋体" w:hAnsi="宋体" w:eastAsia="宋体" w:cs="宋体"/>
          <w:b/>
          <w:bCs/>
          <w:sz w:val="21"/>
          <w:szCs w:val="21"/>
        </w:rPr>
        <w:fldChar w:fldCharType="end"/>
      </w:r>
      <w:bookmarkEnd w:id="73"/>
      <w:r>
        <w:rPr>
          <w:rFonts w:hint="eastAsia" w:ascii="宋体" w:hAnsi="宋体" w:eastAsia="宋体" w:cs="宋体"/>
          <w:b/>
          <w:bCs/>
          <w:sz w:val="21"/>
          <w:szCs w:val="21"/>
          <w:lang w:eastAsia="zh-CN"/>
        </w:rPr>
        <w:t>各天气类型图像质量指标典型值</w:t>
      </w:r>
    </w:p>
    <w:tbl>
      <w:tblPr>
        <w:tblStyle w:val="21"/>
        <w:tblW w:w="9198"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506"/>
        <w:gridCol w:w="1866"/>
        <w:gridCol w:w="1799"/>
        <w:gridCol w:w="2098"/>
        <w:gridCol w:w="1929"/>
      </w:tblGrid>
      <w:tr w14:paraId="46C27CB5">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55" w:hRule="atLeast"/>
          <w:tblHeader/>
        </w:trPr>
        <w:tc>
          <w:tcPr>
            <w:tcW w:w="1506"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00987186">
            <w:pPr>
              <w:keepNext w:val="0"/>
              <w:keepLines w:val="0"/>
              <w:widowControl/>
              <w:suppressLineNumbers w:val="0"/>
              <w:ind w:left="0" w:leftChars="0" w:firstLine="0" w:firstLineChars="0"/>
              <w:jc w:val="left"/>
              <w:rPr>
                <w:b/>
                <w:bCs/>
              </w:rPr>
            </w:pPr>
            <w:r>
              <w:rPr>
                <w:rFonts w:ascii="宋体" w:hAnsi="宋体" w:eastAsia="宋体" w:cs="宋体"/>
                <w:b/>
                <w:bCs/>
                <w:color w:val="000000"/>
                <w:kern w:val="0"/>
                <w:sz w:val="24"/>
                <w:szCs w:val="24"/>
                <w:lang w:val="en-US" w:eastAsia="zh-CN" w:bidi="ar"/>
              </w:rPr>
              <w:t>天气类型</w:t>
            </w:r>
          </w:p>
        </w:tc>
        <w:tc>
          <w:tcPr>
            <w:tcW w:w="1866"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492D6D2D">
            <w:pPr>
              <w:keepNext w:val="0"/>
              <w:keepLines w:val="0"/>
              <w:widowControl/>
              <w:suppressLineNumbers w:val="0"/>
              <w:ind w:left="0" w:leftChars="0" w:firstLine="0" w:firstLineChars="0"/>
              <w:jc w:val="both"/>
              <w:rPr>
                <w:b/>
                <w:bCs/>
              </w:rPr>
            </w:pPr>
            <w:r>
              <w:rPr>
                <w:rFonts w:ascii="宋体" w:hAnsi="宋体" w:eastAsia="宋体" w:cs="宋体"/>
                <w:b/>
                <w:bCs/>
                <w:color w:val="000000"/>
                <w:kern w:val="0"/>
                <w:sz w:val="24"/>
                <w:szCs w:val="24"/>
                <w:lang w:val="en-US" w:eastAsia="zh-CN" w:bidi="ar"/>
              </w:rPr>
              <w:t>亮度 (0-255)</w:t>
            </w:r>
          </w:p>
        </w:tc>
        <w:tc>
          <w:tcPr>
            <w:tcW w:w="1799"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41BD83AC">
            <w:pPr>
              <w:keepNext w:val="0"/>
              <w:keepLines w:val="0"/>
              <w:widowControl/>
              <w:suppressLineNumbers w:val="0"/>
              <w:ind w:left="0" w:leftChars="0" w:firstLine="0" w:firstLineChars="0"/>
              <w:jc w:val="both"/>
              <w:rPr>
                <w:b/>
                <w:bCs/>
              </w:rPr>
            </w:pPr>
            <w:r>
              <w:rPr>
                <w:rFonts w:ascii="宋体" w:hAnsi="宋体" w:eastAsia="宋体" w:cs="宋体"/>
                <w:b/>
                <w:bCs/>
                <w:color w:val="000000"/>
                <w:kern w:val="0"/>
                <w:sz w:val="24"/>
                <w:szCs w:val="24"/>
                <w:lang w:val="en-US" w:eastAsia="zh-CN" w:bidi="ar"/>
              </w:rPr>
              <w:t>对比度 (std)</w:t>
            </w:r>
          </w:p>
        </w:tc>
        <w:tc>
          <w:tcPr>
            <w:tcW w:w="2098"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44D454F6">
            <w:pPr>
              <w:keepNext w:val="0"/>
              <w:keepLines w:val="0"/>
              <w:widowControl/>
              <w:suppressLineNumbers w:val="0"/>
              <w:ind w:left="0" w:leftChars="0" w:firstLine="0" w:firstLineChars="0"/>
              <w:jc w:val="both"/>
              <w:rPr>
                <w:b/>
                <w:bCs/>
              </w:rPr>
            </w:pPr>
            <w:r>
              <w:rPr>
                <w:rFonts w:ascii="宋体" w:hAnsi="宋体" w:eastAsia="宋体" w:cs="宋体"/>
                <w:b/>
                <w:bCs/>
                <w:color w:val="000000"/>
                <w:kern w:val="0"/>
                <w:sz w:val="24"/>
                <w:szCs w:val="24"/>
                <w:lang w:val="en-US" w:eastAsia="zh-CN" w:bidi="ar"/>
              </w:rPr>
              <w:t>饱和度 (0-255)</w:t>
            </w:r>
          </w:p>
        </w:tc>
        <w:tc>
          <w:tcPr>
            <w:tcW w:w="1929"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4441D1F2">
            <w:pPr>
              <w:keepNext w:val="0"/>
              <w:keepLines w:val="0"/>
              <w:widowControl/>
              <w:suppressLineNumbers w:val="0"/>
              <w:ind w:left="0" w:leftChars="0" w:firstLine="0" w:firstLineChars="0"/>
              <w:jc w:val="both"/>
              <w:rPr>
                <w:b/>
                <w:bCs/>
              </w:rPr>
            </w:pPr>
            <w:r>
              <w:rPr>
                <w:rFonts w:ascii="宋体" w:hAnsi="宋体" w:eastAsia="宋体" w:cs="宋体"/>
                <w:b/>
                <w:bCs/>
                <w:color w:val="000000"/>
                <w:kern w:val="0"/>
                <w:sz w:val="24"/>
                <w:szCs w:val="24"/>
                <w:lang w:val="en-US" w:eastAsia="zh-CN" w:bidi="ar"/>
              </w:rPr>
              <w:t>清晰度 (var)</w:t>
            </w:r>
          </w:p>
        </w:tc>
      </w:tr>
      <w:tr w14:paraId="5C19A963">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55" w:hRule="atLeast"/>
        </w:trPr>
        <w:tc>
          <w:tcPr>
            <w:tcW w:w="1506"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1C16C336">
            <w:pPr>
              <w:keepNext w:val="0"/>
              <w:keepLines w:val="0"/>
              <w:widowControl/>
              <w:suppressLineNumbers w:val="0"/>
              <w:ind w:left="0" w:leftChars="0" w:firstLine="0" w:firstLineChars="0"/>
              <w:jc w:val="left"/>
            </w:pPr>
            <w:r>
              <w:rPr>
                <w:rFonts w:ascii="宋体" w:hAnsi="宋体" w:eastAsia="宋体" w:cs="宋体"/>
                <w:color w:val="000000"/>
                <w:kern w:val="0"/>
                <w:sz w:val="24"/>
                <w:szCs w:val="24"/>
                <w:lang w:val="en-US" w:eastAsia="zh-CN" w:bidi="ar"/>
              </w:rPr>
              <w:t>正常天气</w:t>
            </w:r>
          </w:p>
        </w:tc>
        <w:tc>
          <w:tcPr>
            <w:tcW w:w="1866"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14EA8DC">
            <w:pPr>
              <w:keepNext w:val="0"/>
              <w:keepLines w:val="0"/>
              <w:widowControl/>
              <w:suppressLineNumbers w:val="0"/>
              <w:jc w:val="both"/>
            </w:pPr>
            <w:r>
              <w:rPr>
                <w:rFonts w:ascii="宋体" w:hAnsi="宋体" w:eastAsia="宋体" w:cs="宋体"/>
                <w:color w:val="000000"/>
                <w:kern w:val="0"/>
                <w:sz w:val="24"/>
                <w:szCs w:val="24"/>
                <w:lang w:val="en-US" w:eastAsia="zh-CN" w:bidi="ar"/>
              </w:rPr>
              <w:t>120-180</w:t>
            </w:r>
          </w:p>
        </w:tc>
        <w:tc>
          <w:tcPr>
            <w:tcW w:w="179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A56D105">
            <w:pPr>
              <w:keepNext w:val="0"/>
              <w:keepLines w:val="0"/>
              <w:widowControl/>
              <w:suppressLineNumbers w:val="0"/>
              <w:jc w:val="both"/>
            </w:pPr>
            <w:r>
              <w:rPr>
                <w:rFonts w:ascii="宋体" w:hAnsi="宋体" w:eastAsia="宋体" w:cs="宋体"/>
                <w:color w:val="000000"/>
                <w:kern w:val="0"/>
                <w:sz w:val="24"/>
                <w:szCs w:val="24"/>
                <w:lang w:val="en-US" w:eastAsia="zh-CN" w:bidi="ar"/>
              </w:rPr>
              <w:t>55-90</w:t>
            </w:r>
          </w:p>
        </w:tc>
        <w:tc>
          <w:tcPr>
            <w:tcW w:w="2098"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3108965">
            <w:pPr>
              <w:keepNext w:val="0"/>
              <w:keepLines w:val="0"/>
              <w:widowControl/>
              <w:suppressLineNumbers w:val="0"/>
              <w:jc w:val="center"/>
            </w:pPr>
            <w:r>
              <w:rPr>
                <w:rFonts w:ascii="宋体" w:hAnsi="宋体" w:eastAsia="宋体" w:cs="宋体"/>
                <w:color w:val="000000"/>
                <w:kern w:val="0"/>
                <w:sz w:val="24"/>
                <w:szCs w:val="24"/>
                <w:lang w:val="en-US" w:eastAsia="zh-CN" w:bidi="ar"/>
              </w:rPr>
              <w:t>45-80</w:t>
            </w:r>
          </w:p>
        </w:tc>
        <w:tc>
          <w:tcPr>
            <w:tcW w:w="192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4F41D93">
            <w:pPr>
              <w:keepNext w:val="0"/>
              <w:keepLines w:val="0"/>
              <w:widowControl/>
              <w:suppressLineNumbers w:val="0"/>
              <w:jc w:val="both"/>
            </w:pPr>
            <w:r>
              <w:rPr>
                <w:rFonts w:ascii="宋体" w:hAnsi="宋体" w:eastAsia="宋体" w:cs="宋体"/>
                <w:color w:val="000000"/>
                <w:kern w:val="0"/>
                <w:sz w:val="24"/>
                <w:szCs w:val="24"/>
                <w:lang w:val="en-US" w:eastAsia="zh-CN" w:bidi="ar"/>
              </w:rPr>
              <w:t>&gt;500</w:t>
            </w:r>
          </w:p>
        </w:tc>
      </w:tr>
      <w:tr w14:paraId="01C2A1FC">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55" w:hRule="atLeast"/>
        </w:trPr>
        <w:tc>
          <w:tcPr>
            <w:tcW w:w="1506"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02028388">
            <w:pPr>
              <w:keepNext w:val="0"/>
              <w:keepLines w:val="0"/>
              <w:widowControl/>
              <w:suppressLineNumbers w:val="0"/>
              <w:ind w:left="0" w:leftChars="0" w:firstLine="0" w:firstLineChars="0"/>
              <w:jc w:val="left"/>
            </w:pPr>
            <w:r>
              <w:rPr>
                <w:rFonts w:ascii="宋体" w:hAnsi="宋体" w:eastAsia="宋体" w:cs="宋体"/>
                <w:color w:val="000000"/>
                <w:kern w:val="0"/>
                <w:sz w:val="24"/>
                <w:szCs w:val="24"/>
                <w:lang w:val="en-US" w:eastAsia="zh-CN" w:bidi="ar"/>
              </w:rPr>
              <w:t>雾天</w:t>
            </w:r>
          </w:p>
        </w:tc>
        <w:tc>
          <w:tcPr>
            <w:tcW w:w="1866"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61D4B56C">
            <w:pPr>
              <w:keepNext w:val="0"/>
              <w:keepLines w:val="0"/>
              <w:widowControl/>
              <w:suppressLineNumbers w:val="0"/>
              <w:jc w:val="both"/>
            </w:pPr>
            <w:r>
              <w:rPr>
                <w:rFonts w:ascii="宋体" w:hAnsi="宋体" w:eastAsia="宋体" w:cs="宋体"/>
                <w:color w:val="000000"/>
                <w:kern w:val="0"/>
                <w:sz w:val="24"/>
                <w:szCs w:val="24"/>
                <w:lang w:val="en-US" w:eastAsia="zh-CN" w:bidi="ar"/>
              </w:rPr>
              <w:t>80-150</w:t>
            </w:r>
          </w:p>
        </w:tc>
        <w:tc>
          <w:tcPr>
            <w:tcW w:w="1799"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0B61CA8">
            <w:pPr>
              <w:keepNext w:val="0"/>
              <w:keepLines w:val="0"/>
              <w:widowControl/>
              <w:suppressLineNumbers w:val="0"/>
              <w:jc w:val="both"/>
            </w:pPr>
            <w:r>
              <w:rPr>
                <w:rFonts w:ascii="宋体" w:hAnsi="宋体" w:eastAsia="宋体" w:cs="宋体"/>
                <w:color w:val="000000"/>
                <w:kern w:val="0"/>
                <w:sz w:val="24"/>
                <w:szCs w:val="24"/>
                <w:lang w:val="en-US" w:eastAsia="zh-CN" w:bidi="ar"/>
              </w:rPr>
              <w:t>20-45</w:t>
            </w:r>
          </w:p>
        </w:tc>
        <w:tc>
          <w:tcPr>
            <w:tcW w:w="2098"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11AC0178">
            <w:pPr>
              <w:keepNext w:val="0"/>
              <w:keepLines w:val="0"/>
              <w:widowControl/>
              <w:suppressLineNumbers w:val="0"/>
              <w:jc w:val="center"/>
            </w:pPr>
            <w:r>
              <w:rPr>
                <w:rFonts w:ascii="宋体" w:hAnsi="宋体" w:eastAsia="宋体" w:cs="宋体"/>
                <w:color w:val="000000"/>
                <w:kern w:val="0"/>
                <w:sz w:val="24"/>
                <w:szCs w:val="24"/>
                <w:lang w:val="en-US" w:eastAsia="zh-CN" w:bidi="ar"/>
              </w:rPr>
              <w:t>20-40</w:t>
            </w:r>
          </w:p>
        </w:tc>
        <w:tc>
          <w:tcPr>
            <w:tcW w:w="1929"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3F2D9A55">
            <w:pPr>
              <w:keepNext w:val="0"/>
              <w:keepLines w:val="0"/>
              <w:widowControl/>
              <w:suppressLineNumbers w:val="0"/>
              <w:jc w:val="both"/>
            </w:pPr>
            <w:r>
              <w:rPr>
                <w:rFonts w:ascii="宋体" w:hAnsi="宋体" w:eastAsia="宋体" w:cs="宋体"/>
                <w:color w:val="000000"/>
                <w:kern w:val="0"/>
                <w:sz w:val="24"/>
                <w:szCs w:val="24"/>
                <w:lang w:val="en-US" w:eastAsia="zh-CN" w:bidi="ar"/>
              </w:rPr>
              <w:t>&lt;300</w:t>
            </w:r>
          </w:p>
        </w:tc>
      </w:tr>
      <w:tr w14:paraId="01C5C030">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55" w:hRule="atLeast"/>
        </w:trPr>
        <w:tc>
          <w:tcPr>
            <w:tcW w:w="1506"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5883FB4D">
            <w:pPr>
              <w:keepNext w:val="0"/>
              <w:keepLines w:val="0"/>
              <w:widowControl/>
              <w:suppressLineNumbers w:val="0"/>
              <w:ind w:left="0" w:leftChars="0" w:firstLine="0" w:firstLineChars="0"/>
              <w:jc w:val="left"/>
            </w:pPr>
            <w:r>
              <w:rPr>
                <w:rFonts w:ascii="宋体" w:hAnsi="宋体" w:eastAsia="宋体" w:cs="宋体"/>
                <w:color w:val="000000"/>
                <w:kern w:val="0"/>
                <w:sz w:val="24"/>
                <w:szCs w:val="24"/>
                <w:lang w:val="en-US" w:eastAsia="zh-CN" w:bidi="ar"/>
              </w:rPr>
              <w:t>雨天</w:t>
            </w:r>
          </w:p>
        </w:tc>
        <w:tc>
          <w:tcPr>
            <w:tcW w:w="1866"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713A24B5">
            <w:pPr>
              <w:keepNext w:val="0"/>
              <w:keepLines w:val="0"/>
              <w:widowControl/>
              <w:suppressLineNumbers w:val="0"/>
              <w:jc w:val="both"/>
            </w:pPr>
            <w:r>
              <w:rPr>
                <w:rFonts w:ascii="宋体" w:hAnsi="宋体" w:eastAsia="宋体" w:cs="宋体"/>
                <w:color w:val="000000"/>
                <w:kern w:val="0"/>
                <w:sz w:val="24"/>
                <w:szCs w:val="24"/>
                <w:lang w:val="en-US" w:eastAsia="zh-CN" w:bidi="ar"/>
              </w:rPr>
              <w:t>70-130</w:t>
            </w:r>
          </w:p>
        </w:tc>
        <w:tc>
          <w:tcPr>
            <w:tcW w:w="179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7DB376F">
            <w:pPr>
              <w:keepNext w:val="0"/>
              <w:keepLines w:val="0"/>
              <w:widowControl/>
              <w:suppressLineNumbers w:val="0"/>
              <w:jc w:val="both"/>
            </w:pPr>
            <w:r>
              <w:rPr>
                <w:rFonts w:ascii="宋体" w:hAnsi="宋体" w:eastAsia="宋体" w:cs="宋体"/>
                <w:color w:val="000000"/>
                <w:kern w:val="0"/>
                <w:sz w:val="24"/>
                <w:szCs w:val="24"/>
                <w:lang w:val="en-US" w:eastAsia="zh-CN" w:bidi="ar"/>
              </w:rPr>
              <w:t>35-60</w:t>
            </w:r>
          </w:p>
        </w:tc>
        <w:tc>
          <w:tcPr>
            <w:tcW w:w="2098"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700565DA">
            <w:pPr>
              <w:keepNext w:val="0"/>
              <w:keepLines w:val="0"/>
              <w:widowControl/>
              <w:suppressLineNumbers w:val="0"/>
              <w:jc w:val="center"/>
            </w:pPr>
            <w:r>
              <w:rPr>
                <w:rFonts w:ascii="宋体" w:hAnsi="宋体" w:eastAsia="宋体" w:cs="宋体"/>
                <w:color w:val="000000"/>
                <w:kern w:val="0"/>
                <w:sz w:val="24"/>
                <w:szCs w:val="24"/>
                <w:lang w:val="en-US" w:eastAsia="zh-CN" w:bidi="ar"/>
              </w:rPr>
              <w:t>10-30</w:t>
            </w:r>
          </w:p>
        </w:tc>
        <w:tc>
          <w:tcPr>
            <w:tcW w:w="192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9B46B78">
            <w:pPr>
              <w:keepNext w:val="0"/>
              <w:keepLines w:val="0"/>
              <w:widowControl/>
              <w:suppressLineNumbers w:val="0"/>
              <w:jc w:val="both"/>
            </w:pPr>
            <w:r>
              <w:rPr>
                <w:rFonts w:ascii="宋体" w:hAnsi="宋体" w:eastAsia="宋体" w:cs="宋体"/>
                <w:color w:val="000000"/>
                <w:kern w:val="0"/>
                <w:sz w:val="24"/>
                <w:szCs w:val="24"/>
                <w:lang w:val="en-US" w:eastAsia="zh-CN" w:bidi="ar"/>
              </w:rPr>
              <w:t>200-600</w:t>
            </w:r>
          </w:p>
        </w:tc>
      </w:tr>
      <w:tr w14:paraId="38CB5A41">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9" w:hRule="atLeast"/>
        </w:trPr>
        <w:tc>
          <w:tcPr>
            <w:tcW w:w="1506"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619388F6">
            <w:pPr>
              <w:keepNext w:val="0"/>
              <w:keepLines w:val="0"/>
              <w:widowControl/>
              <w:suppressLineNumbers w:val="0"/>
              <w:ind w:left="0" w:leftChars="0" w:firstLine="0" w:firstLineChars="0"/>
              <w:jc w:val="left"/>
            </w:pPr>
            <w:r>
              <w:rPr>
                <w:rFonts w:ascii="宋体" w:hAnsi="宋体" w:eastAsia="宋体" w:cs="宋体"/>
                <w:color w:val="000000"/>
                <w:kern w:val="0"/>
                <w:sz w:val="24"/>
                <w:szCs w:val="24"/>
                <w:lang w:val="en-US" w:eastAsia="zh-CN" w:bidi="ar"/>
              </w:rPr>
              <w:t>低光照</w:t>
            </w:r>
          </w:p>
        </w:tc>
        <w:tc>
          <w:tcPr>
            <w:tcW w:w="1866"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632FB130">
            <w:pPr>
              <w:keepNext w:val="0"/>
              <w:keepLines w:val="0"/>
              <w:widowControl/>
              <w:suppressLineNumbers w:val="0"/>
              <w:jc w:val="both"/>
            </w:pPr>
            <w:r>
              <w:rPr>
                <w:rFonts w:ascii="宋体" w:hAnsi="宋体" w:eastAsia="宋体" w:cs="宋体"/>
                <w:color w:val="000000"/>
                <w:kern w:val="0"/>
                <w:sz w:val="24"/>
                <w:szCs w:val="24"/>
                <w:lang w:val="en-US" w:eastAsia="zh-CN" w:bidi="ar"/>
              </w:rPr>
              <w:t>20-80</w:t>
            </w:r>
          </w:p>
        </w:tc>
        <w:tc>
          <w:tcPr>
            <w:tcW w:w="1799"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58B5A37">
            <w:pPr>
              <w:keepNext w:val="0"/>
              <w:keepLines w:val="0"/>
              <w:widowControl/>
              <w:suppressLineNumbers w:val="0"/>
              <w:jc w:val="both"/>
            </w:pPr>
            <w:r>
              <w:rPr>
                <w:rFonts w:ascii="宋体" w:hAnsi="宋体" w:eastAsia="宋体" w:cs="宋体"/>
                <w:color w:val="000000"/>
                <w:kern w:val="0"/>
                <w:sz w:val="24"/>
                <w:szCs w:val="24"/>
                <w:lang w:val="en-US" w:eastAsia="zh-CN" w:bidi="ar"/>
              </w:rPr>
              <w:t>15-50</w:t>
            </w:r>
          </w:p>
        </w:tc>
        <w:tc>
          <w:tcPr>
            <w:tcW w:w="2098"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6ED9B5B9">
            <w:pPr>
              <w:keepNext w:val="0"/>
              <w:keepLines w:val="0"/>
              <w:widowControl/>
              <w:suppressLineNumbers w:val="0"/>
              <w:jc w:val="center"/>
            </w:pPr>
            <w:r>
              <w:rPr>
                <w:rFonts w:ascii="宋体" w:hAnsi="宋体" w:eastAsia="宋体" w:cs="宋体"/>
                <w:color w:val="000000"/>
                <w:kern w:val="0"/>
                <w:sz w:val="24"/>
                <w:szCs w:val="24"/>
                <w:lang w:val="en-US" w:eastAsia="zh-CN" w:bidi="ar"/>
              </w:rPr>
              <w:t>25-55</w:t>
            </w:r>
          </w:p>
        </w:tc>
        <w:tc>
          <w:tcPr>
            <w:tcW w:w="1929"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25EFB374">
            <w:pPr>
              <w:keepNext w:val="0"/>
              <w:keepLines w:val="0"/>
              <w:widowControl/>
              <w:suppressLineNumbers w:val="0"/>
              <w:jc w:val="both"/>
            </w:pPr>
            <w:r>
              <w:rPr>
                <w:rFonts w:ascii="宋体" w:hAnsi="宋体" w:eastAsia="宋体" w:cs="宋体"/>
                <w:color w:val="000000"/>
                <w:kern w:val="0"/>
                <w:sz w:val="24"/>
                <w:szCs w:val="24"/>
                <w:lang w:val="en-US" w:eastAsia="zh-CN" w:bidi="ar"/>
              </w:rPr>
              <w:t>100-400</w:t>
            </w:r>
          </w:p>
        </w:tc>
      </w:tr>
      <w:tr w14:paraId="2A1C5953">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63" w:hRule="atLeast"/>
        </w:trPr>
        <w:tc>
          <w:tcPr>
            <w:tcW w:w="1506"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31B195F">
            <w:pPr>
              <w:keepNext w:val="0"/>
              <w:keepLines w:val="0"/>
              <w:widowControl/>
              <w:suppressLineNumbers w:val="0"/>
              <w:ind w:left="0" w:leftChars="0" w:firstLine="0" w:firstLineChars="0"/>
              <w:jc w:val="left"/>
            </w:pPr>
            <w:r>
              <w:rPr>
                <w:rFonts w:ascii="宋体" w:hAnsi="宋体" w:eastAsia="宋体" w:cs="宋体"/>
                <w:color w:val="000000"/>
                <w:kern w:val="0"/>
                <w:sz w:val="24"/>
                <w:szCs w:val="24"/>
                <w:lang w:val="en-US" w:eastAsia="zh-CN" w:bidi="ar"/>
              </w:rPr>
              <w:t>决策阈值</w:t>
            </w:r>
          </w:p>
        </w:tc>
        <w:tc>
          <w:tcPr>
            <w:tcW w:w="1866"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1A9CD2E1">
            <w:pPr>
              <w:keepNext w:val="0"/>
              <w:keepLines w:val="0"/>
              <w:widowControl/>
              <w:suppressLineNumbers w:val="0"/>
              <w:ind w:left="0" w:leftChars="0" w:firstLine="0" w:firstLineChars="0"/>
              <w:jc w:val="both"/>
            </w:pPr>
            <w:r>
              <w:rPr>
                <w:rFonts w:ascii="宋体" w:hAnsi="宋体" w:eastAsia="宋体" w:cs="宋体"/>
                <w:color w:val="000000"/>
                <w:kern w:val="0"/>
                <w:sz w:val="24"/>
                <w:szCs w:val="24"/>
                <w:lang w:val="en-US" w:eastAsia="zh-CN" w:bidi="ar"/>
              </w:rPr>
              <w:t>B &lt; 80 (低光)</w:t>
            </w:r>
          </w:p>
        </w:tc>
        <w:tc>
          <w:tcPr>
            <w:tcW w:w="179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1B232F6">
            <w:pPr>
              <w:keepNext w:val="0"/>
              <w:keepLines w:val="0"/>
              <w:widowControl/>
              <w:suppressLineNumbers w:val="0"/>
              <w:ind w:left="0" w:leftChars="0" w:firstLine="0" w:firstLineChars="0"/>
              <w:jc w:val="both"/>
            </w:pPr>
            <w:r>
              <w:rPr>
                <w:rFonts w:ascii="宋体" w:hAnsi="宋体" w:eastAsia="宋体" w:cs="宋体"/>
                <w:color w:val="000000"/>
                <w:kern w:val="0"/>
                <w:sz w:val="24"/>
                <w:szCs w:val="24"/>
                <w:lang w:val="en-US" w:eastAsia="zh-CN" w:bidi="ar"/>
              </w:rPr>
              <w:t>C &lt; 45 (低光)</w:t>
            </w:r>
          </w:p>
        </w:tc>
        <w:tc>
          <w:tcPr>
            <w:tcW w:w="2098"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6C7B3DE">
            <w:pPr>
              <w:keepNext w:val="0"/>
              <w:keepLines w:val="0"/>
              <w:widowControl/>
              <w:suppressLineNumbers w:val="0"/>
              <w:ind w:left="0" w:leftChars="0" w:firstLine="0" w:firstLineChars="0"/>
              <w:jc w:val="both"/>
            </w:pPr>
            <w:r>
              <w:rPr>
                <w:rFonts w:ascii="宋体" w:hAnsi="宋体" w:eastAsia="宋体" w:cs="宋体"/>
                <w:color w:val="000000"/>
                <w:kern w:val="0"/>
                <w:sz w:val="24"/>
                <w:szCs w:val="24"/>
                <w:lang w:val="en-US" w:eastAsia="zh-CN" w:bidi="ar"/>
              </w:rPr>
              <w:t>S &lt; 30 (雨天)</w:t>
            </w:r>
          </w:p>
        </w:tc>
        <w:tc>
          <w:tcPr>
            <w:tcW w:w="192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D5EF789">
            <w:pPr>
              <w:keepNext w:val="0"/>
              <w:keepLines w:val="0"/>
              <w:widowControl/>
              <w:suppressLineNumbers w:val="0"/>
              <w:ind w:left="0" w:leftChars="0" w:firstLine="0" w:firstLineChars="0"/>
              <w:jc w:val="both"/>
            </w:pPr>
            <w:r>
              <w:rPr>
                <w:rFonts w:ascii="宋体" w:hAnsi="宋体" w:eastAsia="宋体" w:cs="宋体"/>
                <w:color w:val="000000"/>
                <w:kern w:val="0"/>
                <w:sz w:val="24"/>
                <w:szCs w:val="24"/>
                <w:lang w:val="en-US" w:eastAsia="zh-CN" w:bidi="ar"/>
              </w:rPr>
              <w:t>L &lt; 300 (雾天)</w:t>
            </w:r>
          </w:p>
        </w:tc>
      </w:tr>
    </w:tbl>
    <w:p w14:paraId="7DE1137D">
      <w:pPr>
        <w:ind w:left="0" w:leftChars="0" w:firstLine="0" w:firstLineChars="0"/>
        <w:rPr>
          <w:rFonts w:hint="eastAsia"/>
        </w:rPr>
      </w:pPr>
    </w:p>
    <w:p w14:paraId="389709D3">
      <w:pPr>
        <w:ind w:firstLine="480"/>
        <w:rPr>
          <w:rFonts w:hint="eastAsia"/>
        </w:rPr>
      </w:pPr>
      <w:r>
        <w:rPr>
          <w:rFonts w:hint="eastAsia"/>
        </w:rPr>
        <w:t>从可看出，低光照图像的亮度和对比度指标显著低于正常天气，是区分度最高的特征；雾天图像以低清晰度和低对比度为典型特征；雨天图像则以低饱和度为最显著标志。决策阈值的设定遵循优先级从高到低的原则——低光照优先判断（因其亮度特征最易区分），雾天次之，雨天最后，未命中任何判据则归为正常天气。</w:t>
      </w:r>
    </w:p>
    <w:p w14:paraId="4E0528ED">
      <w:pPr>
        <w:pStyle w:val="4"/>
        <w:spacing w:before="156" w:after="156"/>
        <w:rPr>
          <w:rFonts w:hint="eastAsia"/>
        </w:rPr>
      </w:pPr>
      <w:bookmarkStart w:id="74" w:name="_Toc2098"/>
      <w:r>
        <w:rPr>
          <w:rFonts w:hint="eastAsia"/>
        </w:rPr>
        <w:t>3.2.2 阈值确定与优化</w:t>
      </w:r>
      <w:bookmarkEnd w:id="74"/>
    </w:p>
    <w:p w14:paraId="4A4DBF4B">
      <w:pPr>
        <w:ind w:firstLine="480"/>
        <w:rPr>
          <w:rFonts w:hint="eastAsia"/>
        </w:rPr>
      </w:pPr>
      <w:r>
        <w:rPr>
          <w:rFonts w:hint="eastAsia"/>
        </w:rPr>
        <w:t>场景识别算法的核心是一组预设的决策阈值，这些阈值定义在DEFAULT_THRESHOLDS字典中</w:t>
      </w:r>
      <w:r>
        <w:rPr>
          <w:rFonts w:hint="eastAsia"/>
          <w:lang w:eastAsia="zh-CN"/>
        </w:rPr>
        <w:t>，</w:t>
      </w:r>
      <w:r>
        <w:rPr>
          <w:rFonts w:hint="eastAsia"/>
          <w:lang w:val="en-US" w:eastAsia="zh-CN"/>
        </w:rPr>
        <w:t>代码如下</w:t>
      </w:r>
      <w:r>
        <w:rPr>
          <w:rFonts w:hint="eastAsia"/>
          <w:lang w:val="en-US" w:eastAsia="zh-CN"/>
        </w:rPr>
        <w:fldChar w:fldCharType="begin"/>
      </w:r>
      <w:r>
        <w:rPr>
          <w:rFonts w:hint="eastAsia"/>
          <w:lang w:val="en-US" w:eastAsia="zh-CN"/>
        </w:rPr>
        <w:instrText xml:space="preserve"> REF _Ref25545 \h </w:instrText>
      </w:r>
      <w:r>
        <w:rPr>
          <w:rFonts w:hint="eastAsia"/>
          <w:lang w:val="en-US" w:eastAsia="zh-CN"/>
        </w:rPr>
        <w:fldChar w:fldCharType="separate"/>
      </w:r>
      <w:r>
        <w:rPr>
          <w:rFonts w:hint="eastAsia" w:ascii="宋体" w:hAnsi="宋体" w:eastAsia="宋体" w:cs="宋体"/>
          <w:b/>
          <w:bCs/>
          <w:sz w:val="21"/>
          <w:szCs w:val="21"/>
        </w:rPr>
        <w:t>图 13</w:t>
      </w:r>
      <w:r>
        <w:rPr>
          <w:rFonts w:hint="eastAsia"/>
          <w:lang w:val="en-US" w:eastAsia="zh-CN"/>
        </w:rPr>
        <w:fldChar w:fldCharType="end"/>
      </w:r>
      <w:r>
        <w:rPr>
          <w:rFonts w:hint="eastAsia"/>
          <w:lang w:val="en-US" w:eastAsia="zh-CN"/>
        </w:rPr>
        <w:t>所示</w:t>
      </w:r>
      <w:r>
        <w:rPr>
          <w:rFonts w:hint="eastAsia"/>
        </w:rPr>
        <w:t>：</w:t>
      </w:r>
    </w:p>
    <w:p w14:paraId="2A726501">
      <w:pPr>
        <w:spacing w:line="24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3898900" cy="2216785"/>
            <wp:effectExtent l="0" t="0" r="10160" b="12065"/>
            <wp:docPr id="25" name="图片 25" descr="3.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3.2.2-1"/>
                    <pic:cNvPicPr>
                      <a:picLocks noChangeAspect="1"/>
                    </pic:cNvPicPr>
                  </pic:nvPicPr>
                  <pic:blipFill>
                    <a:blip r:embed="rId28"/>
                    <a:stretch>
                      <a:fillRect/>
                    </a:stretch>
                  </pic:blipFill>
                  <pic:spPr>
                    <a:xfrm>
                      <a:off x="0" y="0"/>
                      <a:ext cx="3898900" cy="2216785"/>
                    </a:xfrm>
                    <a:prstGeom prst="rect">
                      <a:avLst/>
                    </a:prstGeom>
                  </pic:spPr>
                </pic:pic>
              </a:graphicData>
            </a:graphic>
          </wp:inline>
        </w:drawing>
      </w:r>
    </w:p>
    <w:p w14:paraId="16D60D71">
      <w:pPr>
        <w:pStyle w:val="8"/>
        <w:spacing w:line="240" w:lineRule="auto"/>
        <w:ind w:left="0" w:leftChars="0" w:firstLine="0" w:firstLineChars="0"/>
        <w:jc w:val="center"/>
        <w:rPr>
          <w:rFonts w:hint="eastAsia" w:ascii="宋体" w:hAnsi="宋体" w:eastAsia="宋体" w:cs="宋体"/>
          <w:b/>
          <w:bCs/>
          <w:sz w:val="21"/>
          <w:szCs w:val="21"/>
          <w:lang w:eastAsia="zh-CN"/>
        </w:rPr>
      </w:pPr>
      <w:bookmarkStart w:id="75" w:name="_Ref25545"/>
      <w:r>
        <w:rPr>
          <w:rFonts w:hint="eastAsia" w:ascii="宋体" w:hAnsi="宋体" w:eastAsia="宋体" w:cs="宋体"/>
          <w:b/>
          <w:bCs/>
          <w:sz w:val="21"/>
          <w:szCs w:val="21"/>
        </w:rPr>
        <w:t xml:space="preserve">图 </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图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13</w:t>
      </w:r>
      <w:r>
        <w:rPr>
          <w:rFonts w:hint="eastAsia" w:ascii="宋体" w:hAnsi="宋体" w:eastAsia="宋体" w:cs="宋体"/>
          <w:b/>
          <w:bCs/>
          <w:sz w:val="21"/>
          <w:szCs w:val="21"/>
        </w:rPr>
        <w:fldChar w:fldCharType="end"/>
      </w:r>
      <w:bookmarkEnd w:id="75"/>
      <w:r>
        <w:rPr>
          <w:rFonts w:hint="eastAsia" w:ascii="宋体" w:hAnsi="宋体" w:eastAsia="宋体" w:cs="宋体"/>
          <w:b/>
          <w:bCs/>
          <w:sz w:val="21"/>
          <w:szCs w:val="21"/>
          <w:lang w:eastAsia="zh-CN"/>
        </w:rPr>
        <w:t>决策阈值代码</w:t>
      </w:r>
    </w:p>
    <w:p w14:paraId="3DCA3605">
      <w:pPr>
        <w:ind w:firstLine="480"/>
        <w:rPr>
          <w:rFonts w:hint="eastAsia"/>
        </w:rPr>
      </w:pPr>
      <w:r>
        <w:rPr>
          <w:rFonts w:hint="eastAsia"/>
        </w:rPr>
        <w:t>这些阈值是通过在大量带有标注的恶劣天气图像上进行统计分析确定的。具体而言，从数据集中分别选取雾天、雨天、低光照和正常天气的图像样本，计算出各样本的四维质量指标，绘制各指标在不同天气类型下的分布曲线，然后取分类精度最高的分界点作为阈值。</w:t>
      </w:r>
    </w:p>
    <w:p w14:paraId="04FA0690">
      <w:pPr>
        <w:ind w:firstLine="480"/>
        <w:rPr>
          <w:rFonts w:hint="eastAsia"/>
        </w:rPr>
      </w:pPr>
      <w:r>
        <w:rPr>
          <w:rFonts w:hint="eastAsia"/>
        </w:rPr>
        <w:t>该算法的创新点体现在以下几个方面：（1）采用基于规则的轻量级决策方案，避免了训练深度学习分类器所需的标注成本和计算开销；（2）四个维度的特征提取计算复杂度极低，场景识别过程耗时可忽略不计；（3）决策规则采用级联结构，优先级从高到低排列，有效处理了多天气条件重叠的边界情况；（4）阈值参数化设计，支持通过构造函数传入自定义阈值，便于针对不同应用场景进行调优。</w:t>
      </w:r>
    </w:p>
    <w:p w14:paraId="7DAC6A5F">
      <w:pPr>
        <w:pStyle w:val="3"/>
        <w:spacing w:before="156" w:after="156"/>
        <w:rPr>
          <w:rFonts w:hint="eastAsia"/>
        </w:rPr>
      </w:pPr>
      <w:bookmarkStart w:id="76" w:name="_Toc18504"/>
      <w:bookmarkStart w:id="77" w:name="_Toc32629"/>
      <w:r>
        <w:t xml:space="preserve">3.3 </w:t>
      </w:r>
      <w:bookmarkEnd w:id="76"/>
      <w:r>
        <w:rPr>
          <w:rFonts w:hint="eastAsia"/>
        </w:rPr>
        <w:t>基于YOLOv8的车辆检测算法</w:t>
      </w:r>
      <w:bookmarkEnd w:id="77"/>
    </w:p>
    <w:p w14:paraId="1E09A810">
      <w:pPr>
        <w:pStyle w:val="4"/>
        <w:spacing w:before="156" w:after="156"/>
        <w:rPr>
          <w:rFonts w:hint="eastAsia"/>
        </w:rPr>
      </w:pPr>
      <w:bookmarkStart w:id="78" w:name="_Toc32180"/>
      <w:r>
        <w:t>3.3.1 YOLOv8模型概述</w:t>
      </w:r>
      <w:bookmarkEnd w:id="78"/>
    </w:p>
    <w:p w14:paraId="524843E6">
      <w:pPr>
        <w:ind w:firstLine="480"/>
        <w:rPr>
          <w:rFonts w:hint="eastAsia"/>
        </w:rPr>
      </w:pPr>
      <w:r>
        <w:t>YOLOv8是Ultralytics公司于2023年发布的目标检测模型，是YOLO系列算法的最新迭代版本。YOLOv8在继承YOLOv5优秀工程实践的基础上，引入了多项架构改进：（1）采用Anchor-Free检测头，消除了预定义锚点框的超参数调优过程；（2）设计了解耦头结构，将分类和回归任务分配到独立的卷积分支，解决了多任务学习的竞争问题；（3）引入了C2f模块替代C3模块，增强了梯度流动和特征复用；（4）支持多种模型规格（n/s/m/l/x），满足不同计算资源条件下的部署需求。</w:t>
      </w:r>
    </w:p>
    <w:p w14:paraId="1C86A0AA">
      <w:pPr>
        <w:pStyle w:val="4"/>
        <w:spacing w:before="156" w:after="156"/>
        <w:rPr>
          <w:rFonts w:hint="eastAsia"/>
        </w:rPr>
      </w:pPr>
      <w:bookmarkStart w:id="79" w:name="_Toc27732"/>
      <w:r>
        <w:t>3.3.2 车辆检测器的实现</w:t>
      </w:r>
      <w:bookmarkEnd w:id="79"/>
    </w:p>
    <w:p w14:paraId="2E61B3DC">
      <w:pPr>
        <w:ind w:firstLine="480"/>
        <w:rPr>
          <w:rFonts w:hint="eastAsia"/>
        </w:rPr>
      </w:pPr>
      <w:r>
        <w:t>系统将YOLOv8模型封装在</w:t>
      </w:r>
      <w:r>
        <w:fldChar w:fldCharType="begin"/>
      </w:r>
      <w:r>
        <w:instrText xml:space="preserve"> HYPERLINK "E:/Workspace/bishe-1/backend/services/vehicle_detector.py" </w:instrText>
      </w:r>
      <w:r>
        <w:fldChar w:fldCharType="separate"/>
      </w:r>
      <w:r>
        <w:t>VehicleDetector</w:t>
      </w:r>
      <w:r>
        <w:fldChar w:fldCharType="end"/>
      </w:r>
      <w:r>
        <w:t>类中。该类实现了完整的检测管线，包括模型加载、目标检测和结果统计。</w:t>
      </w:r>
    </w:p>
    <w:p w14:paraId="54E8A9F3">
      <w:pPr>
        <w:ind w:firstLine="480"/>
        <w:rPr>
          <w:rFonts w:hint="eastAsia"/>
        </w:rPr>
      </w:pPr>
      <w:r>
        <w:t>模型加载采用缓存机制，避免在多帧连续检测场景中重复创建模型实例</w:t>
      </w:r>
      <w:r>
        <w:rPr>
          <w:rFonts w:hint="eastAsia"/>
          <w:lang w:eastAsia="zh-CN"/>
        </w:rPr>
        <w:t>，</w:t>
      </w:r>
      <w:r>
        <w:rPr>
          <w:rFonts w:hint="eastAsia"/>
          <w:lang w:val="en-US" w:eastAsia="zh-CN"/>
        </w:rPr>
        <w:t>代码如下</w:t>
      </w:r>
      <w:r>
        <w:rPr>
          <w:rFonts w:hint="eastAsia"/>
          <w:lang w:val="en-US" w:eastAsia="zh-CN"/>
        </w:rPr>
        <w:fldChar w:fldCharType="begin"/>
      </w:r>
      <w:r>
        <w:rPr>
          <w:rFonts w:hint="eastAsia"/>
          <w:lang w:val="en-US" w:eastAsia="zh-CN"/>
        </w:rPr>
        <w:instrText xml:space="preserve"> REF _Ref25627 \h </w:instrText>
      </w:r>
      <w:r>
        <w:rPr>
          <w:rFonts w:hint="eastAsia"/>
          <w:lang w:val="en-US" w:eastAsia="zh-CN"/>
        </w:rPr>
        <w:fldChar w:fldCharType="separate"/>
      </w:r>
      <w:r>
        <w:rPr>
          <w:rFonts w:hint="eastAsia" w:ascii="宋体" w:hAnsi="宋体" w:eastAsia="宋体" w:cs="宋体"/>
          <w:b/>
          <w:bCs/>
          <w:sz w:val="21"/>
          <w:szCs w:val="21"/>
        </w:rPr>
        <w:t>图 14</w:t>
      </w:r>
      <w:r>
        <w:rPr>
          <w:rFonts w:hint="eastAsia"/>
          <w:lang w:val="en-US" w:eastAsia="zh-CN"/>
        </w:rPr>
        <w:fldChar w:fldCharType="end"/>
      </w:r>
      <w:r>
        <w:rPr>
          <w:rFonts w:hint="eastAsia"/>
          <w:lang w:val="en-US" w:eastAsia="zh-CN"/>
        </w:rPr>
        <w:t>所示</w:t>
      </w:r>
      <w:r>
        <w:t>：</w:t>
      </w:r>
    </w:p>
    <w:p w14:paraId="5A04068E">
      <w:pPr>
        <w:spacing w:line="24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758180" cy="4988560"/>
            <wp:effectExtent l="0" t="0" r="2540" b="635"/>
            <wp:docPr id="26" name="图片 26" descr="3.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3.3.2-1"/>
                    <pic:cNvPicPr>
                      <a:picLocks noChangeAspect="1"/>
                    </pic:cNvPicPr>
                  </pic:nvPicPr>
                  <pic:blipFill>
                    <a:blip r:embed="rId29"/>
                    <a:stretch>
                      <a:fillRect/>
                    </a:stretch>
                  </pic:blipFill>
                  <pic:spPr>
                    <a:xfrm>
                      <a:off x="0" y="0"/>
                      <a:ext cx="5758180" cy="4988560"/>
                    </a:xfrm>
                    <a:prstGeom prst="rect">
                      <a:avLst/>
                    </a:prstGeom>
                  </pic:spPr>
                </pic:pic>
              </a:graphicData>
            </a:graphic>
          </wp:inline>
        </w:drawing>
      </w:r>
    </w:p>
    <w:p w14:paraId="545857C7">
      <w:pPr>
        <w:pStyle w:val="8"/>
        <w:spacing w:line="240" w:lineRule="auto"/>
        <w:ind w:left="0" w:leftChars="0" w:firstLine="0" w:firstLineChars="0"/>
        <w:jc w:val="center"/>
        <w:rPr>
          <w:rFonts w:hint="eastAsia" w:ascii="宋体" w:hAnsi="宋体" w:eastAsia="宋体" w:cs="宋体"/>
          <w:b/>
          <w:bCs/>
          <w:sz w:val="21"/>
          <w:szCs w:val="21"/>
          <w:lang w:eastAsia="zh-CN"/>
        </w:rPr>
      </w:pPr>
      <w:bookmarkStart w:id="80" w:name="_Ref25627"/>
      <w:r>
        <w:rPr>
          <w:rFonts w:hint="eastAsia" w:ascii="宋体" w:hAnsi="宋体" w:eastAsia="宋体" w:cs="宋体"/>
          <w:b/>
          <w:bCs/>
          <w:sz w:val="21"/>
          <w:szCs w:val="21"/>
        </w:rPr>
        <w:t xml:space="preserve">图 </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图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14</w:t>
      </w:r>
      <w:r>
        <w:rPr>
          <w:rFonts w:hint="eastAsia" w:ascii="宋体" w:hAnsi="宋体" w:eastAsia="宋体" w:cs="宋体"/>
          <w:b/>
          <w:bCs/>
          <w:sz w:val="21"/>
          <w:szCs w:val="21"/>
        </w:rPr>
        <w:fldChar w:fldCharType="end"/>
      </w:r>
      <w:bookmarkEnd w:id="80"/>
      <w:r>
        <w:rPr>
          <w:rFonts w:hint="eastAsia" w:ascii="宋体" w:hAnsi="宋体" w:eastAsia="宋体" w:cs="宋体"/>
          <w:b/>
          <w:bCs/>
          <w:sz w:val="21"/>
          <w:szCs w:val="21"/>
          <w:lang w:eastAsia="zh-CN"/>
        </w:rPr>
        <w:t>决策阈值代码</w:t>
      </w:r>
    </w:p>
    <w:p w14:paraId="2F802438">
      <w:pPr>
        <w:ind w:firstLine="480"/>
        <w:rPr>
          <w:rFonts w:hint="eastAsia"/>
        </w:rPr>
      </w:pPr>
      <w:r>
        <w:t>该实现的设计要点包括：（1）自动搜索模型文件路径，优先使用ONNX格式（推理速度更优），其次使用PyTorch格式；（2）通过类变量_model_cache实现多实例间的模型共享，确保同一模型权重在内存中只加载一次；（3）模型规格可配置，默认采用YOLOv8x规格以获得最佳检测精度。</w:t>
      </w:r>
    </w:p>
    <w:p w14:paraId="4E2EFDBB">
      <w:pPr>
        <w:ind w:firstLine="480"/>
        <w:rPr>
          <w:rFonts w:hint="eastAsia"/>
        </w:rPr>
      </w:pPr>
      <w:r>
        <w:t>车辆检测的核心逻辑在detect_vehicles方法中实现</w:t>
      </w:r>
      <w:r>
        <w:rPr>
          <w:rFonts w:hint="eastAsia"/>
          <w:lang w:eastAsia="zh-CN"/>
        </w:rPr>
        <w:t>，</w:t>
      </w:r>
      <w:r>
        <w:rPr>
          <w:rFonts w:hint="eastAsia"/>
          <w:lang w:val="en-US" w:eastAsia="zh-CN"/>
        </w:rPr>
        <w:t>代码如下</w:t>
      </w:r>
      <w:r>
        <w:rPr>
          <w:rFonts w:hint="eastAsia"/>
          <w:lang w:val="en-US" w:eastAsia="zh-CN"/>
        </w:rPr>
        <w:fldChar w:fldCharType="begin"/>
      </w:r>
      <w:r>
        <w:rPr>
          <w:rFonts w:hint="eastAsia"/>
          <w:lang w:val="en-US" w:eastAsia="zh-CN"/>
        </w:rPr>
        <w:instrText xml:space="preserve"> REF _Ref25712 \h </w:instrText>
      </w:r>
      <w:r>
        <w:rPr>
          <w:rFonts w:hint="eastAsia"/>
          <w:lang w:val="en-US" w:eastAsia="zh-CN"/>
        </w:rPr>
        <w:fldChar w:fldCharType="separate"/>
      </w:r>
      <w:r>
        <w:rPr>
          <w:rFonts w:hint="eastAsia" w:ascii="宋体" w:hAnsi="宋体" w:eastAsia="宋体" w:cs="宋体"/>
          <w:b/>
          <w:bCs/>
          <w:sz w:val="21"/>
          <w:szCs w:val="21"/>
        </w:rPr>
        <w:t>图 15</w:t>
      </w:r>
      <w:r>
        <w:rPr>
          <w:rFonts w:hint="eastAsia"/>
          <w:lang w:val="en-US" w:eastAsia="zh-CN"/>
        </w:rPr>
        <w:fldChar w:fldCharType="end"/>
      </w:r>
      <w:r>
        <w:rPr>
          <w:rFonts w:hint="eastAsia"/>
          <w:lang w:val="en-US" w:eastAsia="zh-CN"/>
        </w:rPr>
        <w:t>所示</w:t>
      </w:r>
      <w:r>
        <w:t>：</w:t>
      </w:r>
    </w:p>
    <w:p w14:paraId="6D28932C">
      <w:pPr>
        <w:spacing w:line="24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757545" cy="3691890"/>
            <wp:effectExtent l="0" t="0" r="3175" b="11430"/>
            <wp:docPr id="27" name="图片 27" descr="3.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3.3.2-2"/>
                    <pic:cNvPicPr>
                      <a:picLocks noChangeAspect="1"/>
                    </pic:cNvPicPr>
                  </pic:nvPicPr>
                  <pic:blipFill>
                    <a:blip r:embed="rId30"/>
                    <a:stretch>
                      <a:fillRect/>
                    </a:stretch>
                  </pic:blipFill>
                  <pic:spPr>
                    <a:xfrm>
                      <a:off x="0" y="0"/>
                      <a:ext cx="5757545" cy="3691890"/>
                    </a:xfrm>
                    <a:prstGeom prst="rect">
                      <a:avLst/>
                    </a:prstGeom>
                  </pic:spPr>
                </pic:pic>
              </a:graphicData>
            </a:graphic>
          </wp:inline>
        </w:drawing>
      </w:r>
    </w:p>
    <w:p w14:paraId="7D453742">
      <w:pPr>
        <w:pStyle w:val="8"/>
        <w:spacing w:line="240" w:lineRule="auto"/>
        <w:ind w:left="0" w:leftChars="0" w:firstLine="0" w:firstLineChars="0"/>
        <w:jc w:val="center"/>
        <w:rPr>
          <w:rFonts w:hint="eastAsia" w:ascii="宋体" w:hAnsi="宋体" w:eastAsia="宋体" w:cs="宋体"/>
          <w:b/>
          <w:bCs/>
          <w:sz w:val="21"/>
          <w:szCs w:val="21"/>
          <w:lang w:eastAsia="zh-CN"/>
        </w:rPr>
      </w:pPr>
      <w:bookmarkStart w:id="81" w:name="_Ref25712"/>
      <w:r>
        <w:rPr>
          <w:rFonts w:hint="eastAsia" w:ascii="宋体" w:hAnsi="宋体" w:eastAsia="宋体" w:cs="宋体"/>
          <w:b/>
          <w:bCs/>
          <w:sz w:val="21"/>
          <w:szCs w:val="21"/>
        </w:rPr>
        <w:t xml:space="preserve">图 </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图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15</w:t>
      </w:r>
      <w:r>
        <w:rPr>
          <w:rFonts w:hint="eastAsia" w:ascii="宋体" w:hAnsi="宋体" w:eastAsia="宋体" w:cs="宋体"/>
          <w:b/>
          <w:bCs/>
          <w:sz w:val="21"/>
          <w:szCs w:val="21"/>
        </w:rPr>
        <w:fldChar w:fldCharType="end"/>
      </w:r>
      <w:bookmarkEnd w:id="81"/>
      <w:r>
        <w:rPr>
          <w:rFonts w:hint="eastAsia" w:ascii="宋体" w:hAnsi="宋体" w:eastAsia="宋体" w:cs="宋体"/>
          <w:b/>
          <w:bCs/>
          <w:sz w:val="21"/>
          <w:szCs w:val="21"/>
          <w:lang w:eastAsia="zh-CN"/>
        </w:rPr>
        <w:t>detect_vehicles方法</w:t>
      </w:r>
    </w:p>
    <w:p w14:paraId="2B0DBBF1">
      <w:pPr>
        <w:ind w:firstLine="480"/>
        <w:rPr>
          <w:rFonts w:hint="eastAsia"/>
        </w:rPr>
      </w:pPr>
      <w:r>
        <w:t>该方法以文件路径方式输入输出，设计简洁清晰。处理的车辆类别映射关系为：COCO类别ID 1对应自行车（bicycle）、ID 2对应轿车（car）、ID 3对应摩托车（motorcycle）、ID 5对应公交车（bus）、ID 7对应卡车（truck）。在绘制检测结果时，系统在目标边界框左上角显示了类别名称和置信度分数，便于用户直观评估检测结果的可信度。</w:t>
      </w:r>
    </w:p>
    <w:p w14:paraId="16B9565E">
      <w:pPr>
        <w:pStyle w:val="4"/>
        <w:spacing w:before="156" w:after="156"/>
        <w:rPr>
          <w:rFonts w:hint="eastAsia"/>
        </w:rPr>
      </w:pPr>
      <w:bookmarkStart w:id="82" w:name="_Toc25613"/>
      <w:r>
        <w:t>3.3.3 模型规格与性能权衡</w:t>
      </w:r>
      <w:bookmarkEnd w:id="82"/>
    </w:p>
    <w:p w14:paraId="35AE02D4">
      <w:pPr>
        <w:ind w:firstLine="480"/>
        <w:rPr>
          <w:rFonts w:hint="default"/>
        </w:rPr>
      </w:pPr>
      <w:r>
        <w:rPr>
          <w:rFonts w:hint="default"/>
        </w:rPr>
        <w:t>YOLOv8支持n/s/m/l/x五种规格，模型参数量和计算复杂度依次递增。各规格的关键参数对比如</w:t>
      </w:r>
      <w:r>
        <w:rPr>
          <w:rFonts w:hint="eastAsia"/>
          <w:lang w:val="en-US" w:eastAsia="zh-CN"/>
        </w:rPr>
        <w:t>下</w:t>
      </w:r>
      <w:r>
        <w:rPr>
          <w:rFonts w:hint="eastAsia"/>
          <w:lang w:val="en-US" w:eastAsia="zh-CN"/>
        </w:rPr>
        <w:fldChar w:fldCharType="begin"/>
      </w:r>
      <w:r>
        <w:rPr>
          <w:rFonts w:hint="eastAsia"/>
          <w:lang w:val="en-US" w:eastAsia="zh-CN"/>
        </w:rPr>
        <w:instrText xml:space="preserve"> REF _Ref25777 \h </w:instrText>
      </w:r>
      <w:r>
        <w:rPr>
          <w:rFonts w:hint="eastAsia"/>
          <w:lang w:val="en-US" w:eastAsia="zh-CN"/>
        </w:rPr>
        <w:fldChar w:fldCharType="separate"/>
      </w:r>
      <w:r>
        <w:rPr>
          <w:rFonts w:hint="eastAsia" w:ascii="宋体" w:hAnsi="宋体" w:eastAsia="宋体" w:cs="宋体"/>
          <w:b/>
          <w:bCs/>
          <w:sz w:val="21"/>
          <w:szCs w:val="21"/>
        </w:rPr>
        <w:t>表 3</w:t>
      </w:r>
      <w:r>
        <w:rPr>
          <w:rFonts w:hint="eastAsia"/>
          <w:lang w:val="en-US" w:eastAsia="zh-CN"/>
        </w:rPr>
        <w:fldChar w:fldCharType="end"/>
      </w:r>
      <w:r>
        <w:rPr>
          <w:rFonts w:hint="default"/>
        </w:rPr>
        <w:t>所示：</w:t>
      </w:r>
    </w:p>
    <w:p w14:paraId="6C0A3ABC">
      <w:pPr>
        <w:pStyle w:val="8"/>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b/>
          <w:bCs/>
          <w:sz w:val="21"/>
          <w:szCs w:val="21"/>
          <w:lang w:eastAsia="zh-CN"/>
        </w:rPr>
      </w:pPr>
      <w:bookmarkStart w:id="83" w:name="_Ref25777"/>
      <w:r>
        <w:rPr>
          <w:rFonts w:hint="eastAsia" w:ascii="宋体" w:hAnsi="宋体" w:eastAsia="宋体" w:cs="宋体"/>
          <w:b/>
          <w:bCs/>
          <w:sz w:val="21"/>
          <w:szCs w:val="21"/>
        </w:rPr>
        <w:t xml:space="preserve">表 </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表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3</w:t>
      </w:r>
      <w:r>
        <w:rPr>
          <w:rFonts w:hint="eastAsia" w:ascii="宋体" w:hAnsi="宋体" w:eastAsia="宋体" w:cs="宋体"/>
          <w:b/>
          <w:bCs/>
          <w:sz w:val="21"/>
          <w:szCs w:val="21"/>
        </w:rPr>
        <w:fldChar w:fldCharType="end"/>
      </w:r>
      <w:bookmarkEnd w:id="83"/>
      <w:r>
        <w:rPr>
          <w:rFonts w:hint="eastAsia" w:ascii="宋体" w:hAnsi="宋体" w:eastAsia="宋体" w:cs="宋体"/>
          <w:b/>
          <w:bCs/>
          <w:sz w:val="21"/>
          <w:szCs w:val="21"/>
          <w:lang w:eastAsia="zh-CN"/>
        </w:rPr>
        <w:t>YOLOv8 各规格参数对比</w:t>
      </w:r>
    </w:p>
    <w:tbl>
      <w:tblPr>
        <w:tblStyle w:val="21"/>
        <w:tblW w:w="9077"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20"/>
        <w:gridCol w:w="1498"/>
        <w:gridCol w:w="1742"/>
        <w:gridCol w:w="2353"/>
        <w:gridCol w:w="1864"/>
      </w:tblGrid>
      <w:tr w14:paraId="2FFC13FC">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blHeader/>
        </w:trPr>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2E812DB3">
            <w:pPr>
              <w:ind w:firstLine="480"/>
            </w:pPr>
            <w:r>
              <w:rPr>
                <w:lang w:val="en-US" w:eastAsia="zh-CN"/>
              </w:rPr>
              <w:t>规格</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20D41F47">
            <w:pPr>
              <w:ind w:left="0" w:leftChars="0" w:firstLine="0" w:firstLineChars="0"/>
            </w:pPr>
            <w:r>
              <w:rPr>
                <w:lang w:val="en-US" w:eastAsia="zh-CN"/>
              </w:rPr>
              <w:t>参数量 (M)</w:t>
            </w:r>
          </w:p>
        </w:tc>
        <w:tc>
          <w:tcPr>
            <w:tcW w:w="1742"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13F0C12D">
            <w:pPr>
              <w:ind w:left="0" w:leftChars="0" w:firstLine="0" w:firstLineChars="0"/>
            </w:pPr>
            <w:r>
              <w:rPr>
                <w:lang w:val="en-US" w:eastAsia="zh-CN"/>
              </w:rPr>
              <w:t>mAP50 (COCO)</w:t>
            </w:r>
          </w:p>
        </w:tc>
        <w:tc>
          <w:tcPr>
            <w:tcW w:w="2353"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4AD0A802">
            <w:pPr>
              <w:ind w:left="0" w:leftChars="0" w:firstLine="0" w:firstLineChars="0"/>
            </w:pPr>
            <w:r>
              <w:rPr>
                <w:lang w:val="en-US" w:eastAsia="zh-CN"/>
              </w:rPr>
              <w:t>推理速度 (ms/img)</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4DFB3A5E">
            <w:pPr>
              <w:ind w:left="0" w:leftChars="0" w:firstLine="0" w:firstLineChars="0"/>
            </w:pPr>
            <w:r>
              <w:rPr>
                <w:lang w:val="en-US" w:eastAsia="zh-CN"/>
              </w:rPr>
              <w:t>模型大小 (MB)</w:t>
            </w:r>
          </w:p>
        </w:tc>
      </w:tr>
      <w:tr w14:paraId="60ACB6FC">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63E204A">
            <w:pPr>
              <w:ind w:firstLine="480"/>
            </w:pPr>
            <w:r>
              <w:rPr>
                <w:lang w:val="en-US" w:eastAsia="zh-CN"/>
              </w:rPr>
              <w:t>YOLOv8n</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6D467E6">
            <w:pPr>
              <w:ind w:firstLine="480"/>
            </w:pPr>
            <w:r>
              <w:rPr>
                <w:lang w:val="en-US" w:eastAsia="zh-CN"/>
              </w:rPr>
              <w:t>3.2</w:t>
            </w:r>
          </w:p>
        </w:tc>
        <w:tc>
          <w:tcPr>
            <w:tcW w:w="1742"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EED0D5C">
            <w:pPr>
              <w:ind w:firstLine="480"/>
            </w:pPr>
            <w:r>
              <w:rPr>
                <w:lang w:val="en-US" w:eastAsia="zh-CN"/>
              </w:rPr>
              <w:t>0.902</w:t>
            </w:r>
          </w:p>
        </w:tc>
        <w:tc>
          <w:tcPr>
            <w:tcW w:w="2353"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E7DD1FC">
            <w:pPr>
              <w:ind w:firstLine="480"/>
            </w:pPr>
            <w:r>
              <w:rPr>
                <w:lang w:val="en-US" w:eastAsia="zh-CN"/>
              </w:rPr>
              <w:t>15</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72444629">
            <w:pPr>
              <w:ind w:firstLine="480"/>
            </w:pPr>
            <w:r>
              <w:rPr>
                <w:lang w:val="en-US" w:eastAsia="zh-CN"/>
              </w:rPr>
              <w:t>6</w:t>
            </w:r>
          </w:p>
        </w:tc>
      </w:tr>
      <w:tr w14:paraId="4C239B71">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E458DF5">
            <w:pPr>
              <w:ind w:firstLine="480"/>
            </w:pPr>
            <w:r>
              <w:rPr>
                <w:lang w:val="en-US" w:eastAsia="zh-CN"/>
              </w:rPr>
              <w:t>YOLOv8s</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64E86717">
            <w:pPr>
              <w:ind w:firstLine="480"/>
            </w:pPr>
            <w:r>
              <w:rPr>
                <w:lang w:val="en-US" w:eastAsia="zh-CN"/>
              </w:rPr>
              <w:t>11.2</w:t>
            </w:r>
          </w:p>
        </w:tc>
        <w:tc>
          <w:tcPr>
            <w:tcW w:w="1742"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6D5A2A24">
            <w:pPr>
              <w:ind w:firstLine="480"/>
            </w:pPr>
            <w:r>
              <w:rPr>
                <w:lang w:val="en-US" w:eastAsia="zh-CN"/>
              </w:rPr>
              <w:t>0.925</w:t>
            </w:r>
          </w:p>
        </w:tc>
        <w:tc>
          <w:tcPr>
            <w:tcW w:w="2353"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6D677A22">
            <w:pPr>
              <w:ind w:firstLine="480"/>
            </w:pPr>
            <w:r>
              <w:rPr>
                <w:lang w:val="en-US" w:eastAsia="zh-CN"/>
              </w:rPr>
              <w:t>28</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27056DB8">
            <w:pPr>
              <w:ind w:firstLine="480"/>
            </w:pPr>
            <w:r>
              <w:rPr>
                <w:lang w:val="en-US" w:eastAsia="zh-CN"/>
              </w:rPr>
              <w:t>22</w:t>
            </w:r>
          </w:p>
        </w:tc>
      </w:tr>
      <w:tr w14:paraId="4706D00F">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75189C6">
            <w:pPr>
              <w:ind w:firstLine="480"/>
            </w:pPr>
            <w:r>
              <w:rPr>
                <w:lang w:val="en-US" w:eastAsia="zh-CN"/>
              </w:rPr>
              <w:t>YOLOv8m</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4A109A1">
            <w:pPr>
              <w:ind w:firstLine="480"/>
            </w:pPr>
            <w:r>
              <w:rPr>
                <w:lang w:val="en-US" w:eastAsia="zh-CN"/>
              </w:rPr>
              <w:t>25.9</w:t>
            </w:r>
          </w:p>
        </w:tc>
        <w:tc>
          <w:tcPr>
            <w:tcW w:w="1742"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77E45649">
            <w:pPr>
              <w:ind w:firstLine="480"/>
            </w:pPr>
            <w:r>
              <w:rPr>
                <w:lang w:val="en-US" w:eastAsia="zh-CN"/>
              </w:rPr>
              <w:t>0.939</w:t>
            </w:r>
          </w:p>
        </w:tc>
        <w:tc>
          <w:tcPr>
            <w:tcW w:w="2353"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45CBB71">
            <w:pPr>
              <w:ind w:firstLine="480"/>
            </w:pPr>
            <w:r>
              <w:rPr>
                <w:lang w:val="en-US" w:eastAsia="zh-CN"/>
              </w:rPr>
              <w:t>52</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D3D5C14">
            <w:pPr>
              <w:ind w:firstLine="480"/>
            </w:pPr>
            <w:r>
              <w:rPr>
                <w:lang w:val="en-US" w:eastAsia="zh-CN"/>
              </w:rPr>
              <w:t>50</w:t>
            </w:r>
          </w:p>
        </w:tc>
      </w:tr>
      <w:tr w14:paraId="2F2EC122">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FAA15EA">
            <w:pPr>
              <w:ind w:firstLine="480"/>
            </w:pPr>
            <w:r>
              <w:rPr>
                <w:lang w:val="en-US" w:eastAsia="zh-CN"/>
              </w:rPr>
              <w:t>YOLOv8l</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52E39F3E">
            <w:pPr>
              <w:ind w:firstLine="480"/>
            </w:pPr>
            <w:r>
              <w:rPr>
                <w:lang w:val="en-US" w:eastAsia="zh-CN"/>
              </w:rPr>
              <w:t>43.7</w:t>
            </w:r>
          </w:p>
        </w:tc>
        <w:tc>
          <w:tcPr>
            <w:tcW w:w="1742"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594BA45B">
            <w:pPr>
              <w:ind w:firstLine="480"/>
            </w:pPr>
            <w:r>
              <w:rPr>
                <w:lang w:val="en-US" w:eastAsia="zh-CN"/>
              </w:rPr>
              <w:t>0.945</w:t>
            </w:r>
          </w:p>
        </w:tc>
        <w:tc>
          <w:tcPr>
            <w:tcW w:w="2353"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5E497063">
            <w:pPr>
              <w:ind w:firstLine="480"/>
            </w:pPr>
            <w:r>
              <w:rPr>
                <w:lang w:val="en-US" w:eastAsia="zh-CN"/>
              </w:rPr>
              <w:t>78</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294BD7F1">
            <w:pPr>
              <w:ind w:firstLine="480"/>
            </w:pPr>
            <w:r>
              <w:rPr>
                <w:lang w:val="en-US" w:eastAsia="zh-CN"/>
              </w:rPr>
              <w:t>85</w:t>
            </w:r>
          </w:p>
        </w:tc>
      </w:tr>
      <w:tr w14:paraId="31612FB2">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56C92DAC">
            <w:pPr>
              <w:ind w:firstLine="480"/>
            </w:pPr>
            <w:r>
              <w:rPr>
                <w:lang w:val="en-US" w:eastAsia="zh-CN"/>
              </w:rPr>
              <w:t>YOLOv8x</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57F6690D">
            <w:pPr>
              <w:ind w:firstLine="480"/>
            </w:pPr>
            <w:r>
              <w:rPr>
                <w:lang w:val="en-US" w:eastAsia="zh-CN"/>
              </w:rPr>
              <w:t>68.2</w:t>
            </w:r>
          </w:p>
        </w:tc>
        <w:tc>
          <w:tcPr>
            <w:tcW w:w="1742"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B95550D">
            <w:pPr>
              <w:ind w:firstLine="480"/>
            </w:pPr>
            <w:r>
              <w:rPr>
                <w:lang w:val="en-US" w:eastAsia="zh-CN"/>
              </w:rPr>
              <w:t>0.951</w:t>
            </w:r>
          </w:p>
        </w:tc>
        <w:tc>
          <w:tcPr>
            <w:tcW w:w="2353"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FCA76E5">
            <w:pPr>
              <w:ind w:firstLine="480"/>
            </w:pPr>
            <w:r>
              <w:rPr>
                <w:lang w:val="en-US" w:eastAsia="zh-CN"/>
              </w:rPr>
              <w:t>105</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7747100">
            <w:pPr>
              <w:ind w:firstLine="480"/>
            </w:pPr>
            <w:r>
              <w:rPr>
                <w:lang w:val="en-US" w:eastAsia="zh-CN"/>
              </w:rPr>
              <w:t>132</w:t>
            </w:r>
          </w:p>
        </w:tc>
      </w:tr>
    </w:tbl>
    <w:p w14:paraId="60895317">
      <w:pPr>
        <w:ind w:firstLine="480"/>
        <w:rPr>
          <w:rFonts w:hint="default"/>
        </w:rPr>
      </w:pPr>
    </w:p>
    <w:p w14:paraId="2DF0F283">
      <w:pPr>
        <w:ind w:firstLine="480"/>
        <w:rPr>
          <w:rFonts w:hint="default"/>
        </w:rPr>
      </w:pPr>
      <w:r>
        <w:rPr>
          <w:rFonts w:hint="default"/>
        </w:rPr>
        <w:t>本系统默认采用YOLOv8x规格以获得最高检测精度。对于计算资源受限的部署场景，系统支持通过API参数切换模型规格，在检测精度和处理速度之间取得平衡。</w:t>
      </w:r>
    </w:p>
    <w:p w14:paraId="376A48C8">
      <w:pPr>
        <w:ind w:firstLine="480"/>
        <w:rPr>
          <w:rFonts w:hint="default"/>
        </w:rPr>
      </w:pPr>
      <w:r>
        <w:rPr>
          <w:rFonts w:hint="default"/>
        </w:rPr>
        <w:t>目标检测评估中，IoU（Intersection over Union）是判断预测框与真实框是否匹配的基础指标，</w:t>
      </w:r>
      <w:r>
        <w:rPr>
          <w:rFonts w:hint="eastAsia"/>
          <w:lang w:val="en-US" w:eastAsia="zh-CN"/>
        </w:rPr>
        <w:t>如公式(3.3.3)所示</w:t>
      </w:r>
      <w:r>
        <w:rPr>
          <w:rFonts w:hint="default"/>
        </w:rPr>
        <w:t>：</w:t>
      </w:r>
    </w:p>
    <w:p w14:paraId="4A1BF626">
      <w:pPr>
        <w:ind w:firstLine="480"/>
        <w:rPr>
          <w:rFonts w:hint="default"/>
        </w:rPr>
      </w:pPr>
    </w:p>
    <w:p w14:paraId="102C59B7">
      <w:pPr>
        <w:ind w:firstLine="480"/>
        <w:rPr>
          <w:rFonts w:hint="default" w:hAnsi="Cambria Math"/>
          <w:i w:val="0"/>
          <w:sz w:val="24"/>
          <w:lang w:val="en-US" w:eastAsia="zh-CN"/>
        </w:rPr>
      </w:pPr>
      <m:oMathPara>
        <m:oMath>
          <m:eqArr>
            <m:eqArrPr>
              <m:maxDist m:val="1"/>
              <m:ctrlPr>
                <w:rPr>
                  <w:rFonts w:hint="default" w:hAnsi="Cambria Math"/>
                  <w:i w:val="0"/>
                  <w:sz w:val="24"/>
                  <w:lang w:val="en-US" w:eastAsia="zh-CN"/>
                </w:rPr>
              </m:ctrlPr>
            </m:eqArrPr>
            <m:e>
              <m:r>
                <m:rPr/>
                <w:rPr>
                  <w:rFonts w:hint="default" w:ascii="Cambria Math" w:hAnsi="Cambria Math" w:eastAsia="宋体"/>
                  <w:sz w:val="24"/>
                </w:rPr>
                <m:t>IoU=</m:t>
              </m:r>
              <m:f>
                <m:fPr>
                  <m:ctrlPr>
                    <w:rPr>
                      <w:rFonts w:hint="default" w:ascii="Cambria Math" w:hAnsi="Cambria Math" w:eastAsia="宋体"/>
                      <w:sz w:val="24"/>
                    </w:rPr>
                  </m:ctrlPr>
                </m:fPr>
                <m:num>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pred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gt</m:t>
                      </m:r>
                      <m:ctrlPr>
                        <w:rPr>
                          <w:rFonts w:ascii="Cambria Math" w:hAnsi="Cambria Math" w:eastAsia="宋体"/>
                          <w:sz w:val="24"/>
                        </w:rPr>
                      </m:ctrlPr>
                    </m:sub>
                  </m:sSub>
                  <m:r>
                    <m:rPr/>
                    <w:rPr>
                      <w:rFonts w:hint="default" w:ascii="Cambria Math" w:hAnsi="Cambria Math" w:eastAsia="宋体"/>
                      <w:sz w:val="24"/>
                    </w:rPr>
                    <m:t>|</m:t>
                  </m:r>
                  <m:ctrlPr>
                    <w:rPr>
                      <w:rFonts w:hint="default" w:ascii="Cambria Math" w:hAnsi="Cambria Math" w:eastAsia="宋体"/>
                      <w:sz w:val="24"/>
                    </w:rPr>
                  </m:ctrlPr>
                </m:num>
                <m:den>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pred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gt</m:t>
                      </m:r>
                      <m:ctrlPr>
                        <w:rPr>
                          <w:rFonts w:ascii="Cambria Math" w:hAnsi="Cambria Math" w:eastAsia="宋体"/>
                          <w:sz w:val="24"/>
                        </w:rPr>
                      </m:ctrlPr>
                    </m:sub>
                  </m:sSub>
                  <m:r>
                    <m:rPr/>
                    <w:rPr>
                      <w:rFonts w:hint="default" w:ascii="Cambria Math" w:hAnsi="Cambria Math" w:eastAsia="宋体"/>
                      <w:sz w:val="24"/>
                    </w:rPr>
                    <m:t>|</m:t>
                  </m:r>
                  <m:ctrlPr>
                    <w:rPr>
                      <w:rFonts w:hint="default" w:ascii="Cambria Math" w:hAnsi="Cambria Math" w:eastAsia="宋体"/>
                      <w:sz w:val="24"/>
                    </w:rPr>
                  </m:ctrlPr>
                </m:den>
              </m:f>
              <m:r>
                <m:rPr>
                  <m:sty m:val="p"/>
                </m:rPr>
                <w:rPr>
                  <w:rFonts w:hint="default" w:ascii="Cambria Math" w:hAnsi="Cambria Math"/>
                  <w:sz w:val="24"/>
                  <w:lang w:val="en-US" w:eastAsia="zh-CN"/>
                </w:rPr>
                <m:t>#(3.3.</m:t>
              </m:r>
              <m:r>
                <m:rPr>
                  <m:sty m:val="p"/>
                </m:rPr>
                <w:commentReference w:id="7"/>
              </m:r>
              <m:r>
                <m:rPr>
                  <m:sty m:val="p"/>
                </m:rPr>
                <w:rPr>
                  <w:rFonts w:hint="default" w:ascii="Cambria Math" w:hAnsi="Cambria Math"/>
                  <w:sz w:val="24"/>
                  <w:lang w:val="en-US" w:eastAsia="zh-CN"/>
                </w:rPr>
                <m:t>3)</m:t>
              </m:r>
              <m:ctrlPr>
                <w:rPr>
                  <w:rFonts w:hint="default" w:hAnsi="Cambria Math"/>
                  <w:i w:val="0"/>
                  <w:sz w:val="24"/>
                  <w:lang w:val="en-US" w:eastAsia="zh-CN"/>
                </w:rPr>
              </m:ctrlPr>
            </m:e>
          </m:eqArr>
        </m:oMath>
      </m:oMathPara>
    </w:p>
    <w:p w14:paraId="72859CD9">
      <w:pPr>
        <w:ind w:firstLine="480"/>
        <w:rPr>
          <w:rFonts w:hint="default" w:hAnsi="Cambria Math"/>
          <w:i w:val="0"/>
          <w:sz w:val="24"/>
          <w:lang w:val="en-US" w:eastAsia="zh-CN"/>
        </w:rPr>
      </w:pPr>
    </w:p>
    <w:p w14:paraId="708796A2">
      <w:pPr>
        <w:ind w:firstLine="480"/>
        <w:rPr>
          <w:rFonts w:hint="eastAsia"/>
        </w:rPr>
      </w:pPr>
      <w:r>
        <w:rPr>
          <w:rFonts w:hint="eastAsia"/>
        </w:rPr>
        <w:t>其中 B_pred 为预测边界框，B_gt 为真实边界框。IoU 值越大表示两个框的重合度越高。系统在检测评估时将 IoU ≥ 0.5 视为正确检测（用于 mAP50 指标计算）。</w:t>
      </w:r>
    </w:p>
    <w:p w14:paraId="477F7BF3">
      <w:pPr>
        <w:pStyle w:val="3"/>
        <w:spacing w:before="156" w:after="156"/>
        <w:rPr>
          <w:rFonts w:hint="eastAsia"/>
        </w:rPr>
      </w:pPr>
      <w:bookmarkStart w:id="84" w:name="_Toc4443"/>
      <w:bookmarkStart w:id="85" w:name="_Toc29440"/>
      <w:r>
        <w:t xml:space="preserve">3.4 </w:t>
      </w:r>
      <w:bookmarkEnd w:id="84"/>
      <w:r>
        <w:t>ONNX Runtime推理优化</w:t>
      </w:r>
      <w:bookmarkEnd w:id="85"/>
    </w:p>
    <w:p w14:paraId="66C9DA1D">
      <w:pPr>
        <w:pStyle w:val="4"/>
        <w:spacing w:before="156" w:after="156"/>
        <w:rPr>
          <w:rFonts w:hint="eastAsia"/>
        </w:rPr>
      </w:pPr>
      <w:bookmarkStart w:id="86" w:name="_Toc24831"/>
      <w:r>
        <w:rPr>
          <w:rFonts w:hint="eastAsia"/>
        </w:rPr>
        <w:t>3.4.1 推理优化方案</w:t>
      </w:r>
      <w:bookmarkEnd w:id="86"/>
    </w:p>
    <w:p w14:paraId="14733DD2">
      <w:pPr>
        <w:ind w:firstLine="480"/>
        <w:rPr>
          <w:rFonts w:hint="eastAsia"/>
        </w:rPr>
      </w:pPr>
      <w:r>
        <w:rPr>
          <w:rFonts w:hint="eastAsia"/>
        </w:rPr>
        <w:t>ONNX Runtime作为系统统一的模型推理引擎，承担了NAFNet去雾、NAFNet去雨和Zero-DCE低光照增强等多个模型的推理任务。系统从以下三个层面对推理性能进行优化：</w:t>
      </w:r>
    </w:p>
    <w:p w14:paraId="0FB3DEC8">
      <w:pPr>
        <w:ind w:firstLine="480"/>
        <w:rPr>
          <w:rFonts w:hint="eastAsia"/>
        </w:rPr>
      </w:pPr>
      <w:r>
        <w:rPr>
          <w:rFonts w:hint="eastAsia"/>
        </w:rPr>
        <w:t>（1）图优化层面：ONNX Runtime内置了丰富的图优化Pass，包括常量折叠（Constant Folding）、算子融合（Operator Fusion）、冗余消除（Redundant Elimination）等。通过设置graph_optimization_level = ORT_ENABLE_ALL，启用全部优化级别，最大化推理性能。</w:t>
      </w:r>
    </w:p>
    <w:p w14:paraId="5811E2D7">
      <w:pPr>
        <w:ind w:firstLine="480"/>
        <w:rPr>
          <w:rFonts w:hint="eastAsia"/>
        </w:rPr>
      </w:pPr>
      <w:r>
        <w:rPr>
          <w:rFonts w:hint="eastAsia"/>
        </w:rPr>
        <w:t>（2）并行计算层面：通过设置intra_op_num_threads = 4，在每个算子内部启用多线程并行计算。对于卷积、矩阵乘法等计算密集型算子，多线程可以充分利用CPU多核架构的计算能力。</w:t>
      </w:r>
    </w:p>
    <w:p w14:paraId="76DCE83B">
      <w:pPr>
        <w:ind w:firstLine="480"/>
        <w:rPr>
          <w:rFonts w:hint="eastAsia"/>
        </w:rPr>
      </w:pPr>
      <w:r>
        <w:rPr>
          <w:rFonts w:hint="eastAsia"/>
        </w:rPr>
        <w:t>（3）缓存复用层面：系统为每类增强器实现了会话缓存机制，通过类级别的_session_cache字典缓存已创建的InferenceSession实例。当处理批量请求时，所有请求共享同一个推理会话，避免了重复的模型加载和初始化开销。</w:t>
      </w:r>
    </w:p>
    <w:p w14:paraId="7354EF05">
      <w:pPr>
        <w:pStyle w:val="4"/>
        <w:spacing w:before="156" w:after="156"/>
        <w:rPr>
          <w:rFonts w:hint="eastAsia"/>
        </w:rPr>
      </w:pPr>
      <w:bookmarkStart w:id="87" w:name="_Toc3820"/>
      <w:r>
        <w:rPr>
          <w:rFonts w:hint="eastAsia"/>
        </w:rPr>
        <w:t>3.4.2 多模型管理方案</w:t>
      </w:r>
      <w:bookmarkEnd w:id="87"/>
    </w:p>
    <w:p w14:paraId="0ABEFC68">
      <w:pPr>
        <w:ind w:firstLine="480"/>
        <w:rPr>
          <w:rFonts w:hint="eastAsia"/>
        </w:rPr>
      </w:pPr>
      <w:r>
        <w:rPr>
          <w:rFonts w:hint="eastAsia"/>
        </w:rPr>
        <w:t>系统在</w:t>
      </w:r>
      <w:r>
        <w:fldChar w:fldCharType="begin"/>
      </w:r>
      <w:r>
        <w:instrText xml:space="preserve"> HYPERLINK "E:/Workspace/bishe-1/backend/services/image_enhancer.py" \l "L292-L354" </w:instrText>
      </w:r>
      <w:r>
        <w:fldChar w:fldCharType="separate"/>
      </w:r>
      <w:r>
        <w:rPr>
          <w:rFonts w:hint="eastAsia"/>
        </w:rPr>
        <w:t>ImageEnhancer</w:t>
      </w:r>
      <w:r>
        <w:rPr>
          <w:rFonts w:hint="eastAsia"/>
        </w:rPr>
        <w:fldChar w:fldCharType="end"/>
      </w:r>
      <w:r>
        <w:rPr>
          <w:rFonts w:hint="eastAsia"/>
        </w:rPr>
        <w:t>类中统一管理多个增强模型实例，通过惰性加载属性确保各增强器按需初始化</w:t>
      </w:r>
      <w:r>
        <w:rPr>
          <w:rFonts w:hint="eastAsia"/>
          <w:lang w:eastAsia="zh-CN"/>
        </w:rPr>
        <w:t>，</w:t>
      </w:r>
      <w:r>
        <w:rPr>
          <w:rFonts w:hint="eastAsia"/>
          <w:lang w:val="en-US" w:eastAsia="zh-CN"/>
        </w:rPr>
        <w:t>代码如下</w:t>
      </w:r>
      <w:r>
        <w:rPr>
          <w:rFonts w:hint="eastAsia"/>
          <w:lang w:val="en-US" w:eastAsia="zh-CN"/>
        </w:rPr>
        <w:fldChar w:fldCharType="begin"/>
      </w:r>
      <w:r>
        <w:rPr>
          <w:rFonts w:hint="eastAsia"/>
          <w:lang w:val="en-US" w:eastAsia="zh-CN"/>
        </w:rPr>
        <w:instrText xml:space="preserve"> REF _Ref25898 \h </w:instrText>
      </w:r>
      <w:r>
        <w:rPr>
          <w:rFonts w:hint="eastAsia"/>
          <w:lang w:val="en-US" w:eastAsia="zh-CN"/>
        </w:rPr>
        <w:fldChar w:fldCharType="separate"/>
      </w:r>
      <w:r>
        <w:rPr>
          <w:rFonts w:hint="eastAsia" w:ascii="宋体" w:hAnsi="宋体" w:eastAsia="宋体" w:cs="宋体"/>
          <w:b/>
          <w:bCs/>
          <w:sz w:val="21"/>
          <w:szCs w:val="21"/>
        </w:rPr>
        <w:t>图 16</w:t>
      </w:r>
      <w:r>
        <w:rPr>
          <w:rFonts w:hint="eastAsia"/>
          <w:lang w:val="en-US" w:eastAsia="zh-CN"/>
        </w:rPr>
        <w:fldChar w:fldCharType="end"/>
      </w:r>
      <w:r>
        <w:rPr>
          <w:rFonts w:hint="eastAsia"/>
          <w:lang w:val="en-US" w:eastAsia="zh-CN"/>
        </w:rPr>
        <w:t>所示</w:t>
      </w:r>
      <w:r>
        <w:rPr>
          <w:rFonts w:hint="eastAsia"/>
        </w:rPr>
        <w:t>：</w:t>
      </w:r>
    </w:p>
    <w:p w14:paraId="3AEE2273">
      <w:pPr>
        <w:spacing w:line="240" w:lineRule="auto"/>
        <w:ind w:left="0" w:leftChars="0" w:firstLine="0" w:firstLineChars="0"/>
        <w:jc w:val="center"/>
        <w:rPr>
          <w:rFonts w:hint="eastAsia"/>
        </w:rPr>
      </w:pPr>
      <w:r>
        <w:rPr>
          <w:rFonts w:hint="eastAsia"/>
        </w:rPr>
        <w:drawing>
          <wp:inline distT="0" distB="0" distL="114300" distR="114300">
            <wp:extent cx="5753100" cy="5248275"/>
            <wp:effectExtent l="0" t="0" r="7620" b="15240"/>
            <wp:docPr id="28" name="图片 28" descr="3.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3.4.2-1"/>
                    <pic:cNvPicPr>
                      <a:picLocks noChangeAspect="1"/>
                    </pic:cNvPicPr>
                  </pic:nvPicPr>
                  <pic:blipFill>
                    <a:blip r:embed="rId31"/>
                    <a:stretch>
                      <a:fillRect/>
                    </a:stretch>
                  </pic:blipFill>
                  <pic:spPr>
                    <a:xfrm>
                      <a:off x="0" y="0"/>
                      <a:ext cx="5753100" cy="5248275"/>
                    </a:xfrm>
                    <a:prstGeom prst="rect">
                      <a:avLst/>
                    </a:prstGeom>
                  </pic:spPr>
                </pic:pic>
              </a:graphicData>
            </a:graphic>
          </wp:inline>
        </w:drawing>
      </w:r>
    </w:p>
    <w:p w14:paraId="7EDD9C21">
      <w:pPr>
        <w:pStyle w:val="8"/>
        <w:spacing w:line="240" w:lineRule="auto"/>
        <w:ind w:left="0" w:leftChars="0" w:firstLine="0" w:firstLineChars="0"/>
        <w:jc w:val="center"/>
        <w:rPr>
          <w:rFonts w:hint="eastAsia" w:ascii="宋体" w:hAnsi="宋体" w:eastAsia="宋体" w:cs="宋体"/>
          <w:b/>
          <w:bCs/>
          <w:sz w:val="21"/>
          <w:szCs w:val="21"/>
          <w:lang w:eastAsia="zh-CN"/>
        </w:rPr>
      </w:pPr>
      <w:bookmarkStart w:id="88" w:name="_Ref25898"/>
      <w:r>
        <w:rPr>
          <w:rFonts w:hint="eastAsia" w:ascii="宋体" w:hAnsi="宋体" w:eastAsia="宋体" w:cs="宋体"/>
          <w:b/>
          <w:bCs/>
          <w:sz w:val="21"/>
          <w:szCs w:val="21"/>
        </w:rPr>
        <w:t xml:space="preserve">图 </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图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16</w:t>
      </w:r>
      <w:r>
        <w:rPr>
          <w:rFonts w:hint="eastAsia" w:ascii="宋体" w:hAnsi="宋体" w:eastAsia="宋体" w:cs="宋体"/>
          <w:b/>
          <w:bCs/>
          <w:sz w:val="21"/>
          <w:szCs w:val="21"/>
        </w:rPr>
        <w:fldChar w:fldCharType="end"/>
      </w:r>
      <w:bookmarkEnd w:id="88"/>
      <w:r>
        <w:rPr>
          <w:rFonts w:hint="eastAsia" w:ascii="宋体" w:hAnsi="宋体" w:eastAsia="宋体" w:cs="宋体"/>
          <w:b/>
          <w:bCs/>
          <w:sz w:val="21"/>
          <w:szCs w:val="21"/>
          <w:lang w:eastAsia="zh-CN"/>
        </w:rPr>
        <w:t>ImageEnhancer类</w:t>
      </w:r>
    </w:p>
    <w:p w14:paraId="1F18325D">
      <w:pPr>
        <w:ind w:firstLine="480"/>
        <w:rPr>
          <w:rFonts w:hint="eastAsia"/>
        </w:rPr>
      </w:pPr>
      <w:r>
        <w:rPr>
          <w:rFonts w:hint="eastAsia"/>
        </w:rPr>
        <w:t>该方案的设计亮点是：单例模式保证了全局只有一个ImageEnhancer实例；惰性加载确保了不会在系统启动时加载所有模型，节省了内存资源；模型文件存在性检查使得在模型缺失时能够优雅降级到传统方法。</w:t>
      </w:r>
    </w:p>
    <w:p w14:paraId="50DB9FB7">
      <w:pPr>
        <w:pStyle w:val="4"/>
        <w:spacing w:before="156" w:after="156"/>
        <w:rPr>
          <w:rFonts w:hint="eastAsia"/>
        </w:rPr>
      </w:pPr>
      <w:bookmarkStart w:id="89" w:name="_Toc1049"/>
      <w:r>
        <w:rPr>
          <w:rFonts w:hint="eastAsia"/>
        </w:rPr>
        <w:t>3.4.3 Zero-DCE低光照增强的ONNX实现</w:t>
      </w:r>
      <w:bookmarkEnd w:id="89"/>
    </w:p>
    <w:p w14:paraId="0198FF85">
      <w:pPr>
        <w:ind w:firstLine="480"/>
        <w:rPr>
          <w:rFonts w:hint="eastAsia"/>
        </w:rPr>
      </w:pPr>
      <w:r>
        <w:rPr>
          <w:rFonts w:hint="eastAsia"/>
        </w:rPr>
        <w:t>Zero-DCE（Zero-Reference Deep Curve Estimation）是一种无需配对训练数据的低光照增强方法。系统通过</w:t>
      </w:r>
      <w:r>
        <w:rPr>
          <w:rFonts w:hint="eastAsia"/>
        </w:rPr>
        <w:fldChar w:fldCharType="begin"/>
      </w:r>
      <w:r>
        <w:rPr>
          <w:rFonts w:hint="eastAsia"/>
        </w:rPr>
        <w:instrText xml:space="preserve"> HYPERLINK "E:/Workspace/bishe-1/backend/services/image_enhancer.py" \l "L500-L534" </w:instrText>
      </w:r>
      <w:r>
        <w:rPr>
          <w:rFonts w:hint="eastAsia"/>
        </w:rPr>
        <w:fldChar w:fldCharType="separate"/>
      </w:r>
      <w:r>
        <w:rPr>
          <w:rFonts w:hint="eastAsia"/>
        </w:rPr>
        <w:t>ZeroDCEEnhancer</w:t>
      </w:r>
      <w:r>
        <w:rPr>
          <w:rFonts w:hint="eastAsia"/>
        </w:rPr>
        <w:fldChar w:fldCharType="end"/>
      </w:r>
      <w:r>
        <w:rPr>
          <w:rFonts w:hint="eastAsia"/>
        </w:rPr>
        <w:t>类将其集成，并采用ONNX Runtime进行推理加速</w:t>
      </w:r>
      <w:r>
        <w:rPr>
          <w:rFonts w:hint="eastAsia"/>
          <w:lang w:eastAsia="zh-CN"/>
        </w:rPr>
        <w:t>，</w:t>
      </w:r>
      <w:r>
        <w:rPr>
          <w:rFonts w:hint="eastAsia"/>
          <w:lang w:val="en-US" w:eastAsia="zh-CN"/>
        </w:rPr>
        <w:t>代码如下</w:t>
      </w:r>
      <w:r>
        <w:rPr>
          <w:rFonts w:hint="eastAsia"/>
          <w:lang w:val="en-US" w:eastAsia="zh-CN"/>
        </w:rPr>
        <w:fldChar w:fldCharType="begin"/>
      </w:r>
      <w:r>
        <w:rPr>
          <w:rFonts w:hint="eastAsia"/>
          <w:lang w:val="en-US" w:eastAsia="zh-CN"/>
        </w:rPr>
        <w:instrText xml:space="preserve"> REF _Ref25970 \h </w:instrText>
      </w:r>
      <w:r>
        <w:rPr>
          <w:rFonts w:hint="eastAsia"/>
          <w:lang w:val="en-US" w:eastAsia="zh-CN"/>
        </w:rPr>
        <w:fldChar w:fldCharType="separate"/>
      </w:r>
      <w:r>
        <w:rPr>
          <w:rFonts w:hint="eastAsia" w:ascii="宋体" w:hAnsi="宋体" w:eastAsia="宋体" w:cs="宋体"/>
          <w:b/>
          <w:bCs/>
          <w:sz w:val="21"/>
          <w:szCs w:val="21"/>
        </w:rPr>
        <w:t>图 17</w:t>
      </w:r>
      <w:r>
        <w:rPr>
          <w:rFonts w:hint="eastAsia"/>
          <w:lang w:val="en-US" w:eastAsia="zh-CN"/>
        </w:rPr>
        <w:fldChar w:fldCharType="end"/>
      </w:r>
      <w:r>
        <w:rPr>
          <w:rFonts w:hint="eastAsia"/>
          <w:lang w:val="en-US" w:eastAsia="zh-CN"/>
        </w:rPr>
        <w:t>所示</w:t>
      </w:r>
      <w:r>
        <w:rPr>
          <w:rFonts w:hint="eastAsia"/>
        </w:rPr>
        <w:t>：</w:t>
      </w:r>
    </w:p>
    <w:p w14:paraId="3E89608B">
      <w:pPr>
        <w:spacing w:line="24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753100" cy="3851910"/>
            <wp:effectExtent l="0" t="0" r="7620" b="5715"/>
            <wp:docPr id="29" name="图片 29" descr="3.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3.4.3-1"/>
                    <pic:cNvPicPr>
                      <a:picLocks noChangeAspect="1"/>
                    </pic:cNvPicPr>
                  </pic:nvPicPr>
                  <pic:blipFill>
                    <a:blip r:embed="rId32"/>
                    <a:stretch>
                      <a:fillRect/>
                    </a:stretch>
                  </pic:blipFill>
                  <pic:spPr>
                    <a:xfrm>
                      <a:off x="0" y="0"/>
                      <a:ext cx="5753100" cy="3851910"/>
                    </a:xfrm>
                    <a:prstGeom prst="rect">
                      <a:avLst/>
                    </a:prstGeom>
                  </pic:spPr>
                </pic:pic>
              </a:graphicData>
            </a:graphic>
          </wp:inline>
        </w:drawing>
      </w:r>
    </w:p>
    <w:p w14:paraId="2A03BE1F">
      <w:pPr>
        <w:pStyle w:val="8"/>
        <w:spacing w:line="240" w:lineRule="auto"/>
        <w:ind w:left="0" w:leftChars="0" w:firstLine="0" w:firstLineChars="0"/>
        <w:jc w:val="center"/>
        <w:rPr>
          <w:rFonts w:hint="eastAsia" w:ascii="宋体" w:hAnsi="宋体" w:eastAsia="宋体" w:cs="宋体"/>
          <w:b/>
          <w:bCs/>
          <w:sz w:val="21"/>
          <w:szCs w:val="21"/>
          <w:lang w:eastAsia="zh-CN"/>
        </w:rPr>
      </w:pPr>
      <w:bookmarkStart w:id="90" w:name="_Ref25970"/>
      <w:r>
        <w:rPr>
          <w:rFonts w:hint="eastAsia" w:ascii="宋体" w:hAnsi="宋体" w:eastAsia="宋体" w:cs="宋体"/>
          <w:b/>
          <w:bCs/>
          <w:sz w:val="21"/>
          <w:szCs w:val="21"/>
        </w:rPr>
        <w:t xml:space="preserve">图 </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图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17</w:t>
      </w:r>
      <w:r>
        <w:rPr>
          <w:rFonts w:hint="eastAsia" w:ascii="宋体" w:hAnsi="宋体" w:eastAsia="宋体" w:cs="宋体"/>
          <w:b/>
          <w:bCs/>
          <w:sz w:val="21"/>
          <w:szCs w:val="21"/>
        </w:rPr>
        <w:fldChar w:fldCharType="end"/>
      </w:r>
      <w:bookmarkEnd w:id="90"/>
      <w:r>
        <w:rPr>
          <w:rFonts w:hint="eastAsia" w:ascii="宋体" w:hAnsi="宋体" w:eastAsia="宋体" w:cs="宋体"/>
          <w:b/>
          <w:bCs/>
          <w:sz w:val="21"/>
          <w:szCs w:val="21"/>
          <w:lang w:eastAsia="zh-CN"/>
        </w:rPr>
        <w:t>ZeroDCEEnhancer类</w:t>
      </w:r>
    </w:p>
    <w:p w14:paraId="55A4C11F">
      <w:pPr>
        <w:rPr>
          <w:rFonts w:hint="eastAsia"/>
        </w:rPr>
      </w:pPr>
      <w:r>
        <w:rPr>
          <w:rFonts w:hint="eastAsia"/>
        </w:rPr>
        <w:t>Zero-DCE的推理管线与NAFNet类似，但处理逻辑略有不同：Zero-DCE的输入不需要16的倍数填充对齐，但其输出尺寸可能与输入尺寸不一致，因此需要增加尺寸检查与调整的步骤。这种差异反映了不同模型架构对输入输出约束的差异，系统通过各增强器独立实现预处理和后处理逻辑来灵活适配。</w:t>
      </w:r>
    </w:p>
    <w:p w14:paraId="66D2CC7F">
      <w:pPr>
        <w:pStyle w:val="3"/>
        <w:spacing w:before="156" w:after="156"/>
        <w:rPr>
          <w:rFonts w:hint="eastAsia"/>
        </w:rPr>
      </w:pPr>
      <w:bookmarkStart w:id="91" w:name="_Toc13226"/>
      <w:r>
        <w:rPr>
          <w:rFonts w:hint="eastAsia"/>
        </w:rPr>
        <w:t>3.5 性能评测系统</w:t>
      </w:r>
      <w:bookmarkEnd w:id="91"/>
    </w:p>
    <w:p w14:paraId="4B52642B">
      <w:pPr>
        <w:pStyle w:val="4"/>
        <w:spacing w:before="156" w:after="156"/>
        <w:rPr>
          <w:rFonts w:hint="eastAsia"/>
        </w:rPr>
      </w:pPr>
      <w:bookmarkStart w:id="92" w:name="_Toc5083"/>
      <w:r>
        <w:rPr>
          <w:rFonts w:hint="eastAsia"/>
        </w:rPr>
        <w:t>3.5.1 评估指标体系</w:t>
      </w:r>
      <w:bookmarkEnd w:id="92"/>
    </w:p>
    <w:p w14:paraId="2537F045">
      <w:pPr>
        <w:ind w:firstLine="480"/>
        <w:rPr>
          <w:rFonts w:hint="eastAsia"/>
        </w:rPr>
      </w:pPr>
      <w:r>
        <w:rPr>
          <w:rFonts w:hint="eastAsia"/>
        </w:rPr>
        <w:t>为系统评估系统在各类天气条件下的性能表现，系统内置了一套完整的性能评测子系统（benchmark），从三个维度进行评估：</w:t>
      </w:r>
    </w:p>
    <w:p w14:paraId="000EB5D9">
      <w:pPr>
        <w:ind w:firstLine="480"/>
        <w:rPr>
          <w:rFonts w:hint="eastAsia"/>
        </w:rPr>
      </w:pPr>
      <w:r>
        <w:rPr>
          <w:rFonts w:hint="eastAsia"/>
        </w:rPr>
        <w:t>（1）检测性能指标：包括mAP50（IoU阈值为0.5时的平均精度）、mAP50-95（IoU阈值从0.5到0.95的精度平均值）、Precision（准确率）、Recall（召回率）以及各类别车辆的mAP。这些指标从不同角度衡量车辆检测的准确性。</w:t>
      </w:r>
    </w:p>
    <w:p w14:paraId="3C2EA675">
      <w:pPr>
        <w:ind w:firstLine="480"/>
        <w:rPr>
          <w:rFonts w:hint="eastAsia"/>
        </w:rPr>
      </w:pPr>
      <w:r>
        <w:rPr>
          <w:rFonts w:hint="eastAsia"/>
        </w:rPr>
        <w:t>（2）图像质量指标：包括PSNR（峰值信噪比）和SSIM（结构相似性）。PSNR基于像素级的均方误差衡量增强前后图像的差异，SSIM则从亮度、对比度和结构三个维度衡量图像质量的一致性。</w:t>
      </w:r>
    </w:p>
    <w:p w14:paraId="731353FA">
      <w:pPr>
        <w:ind w:firstLine="480"/>
        <w:rPr>
          <w:rFonts w:hint="eastAsia"/>
        </w:rPr>
      </w:pPr>
      <w:r>
        <w:rPr>
          <w:rFonts w:hint="eastAsia"/>
        </w:rPr>
        <w:t>（3）性能效率指标：包括增强处理耗时和检测处理耗时，单位为毫秒，用于衡量系统的处理速度。</w:t>
      </w:r>
    </w:p>
    <w:p w14:paraId="5CABE5B8">
      <w:pPr>
        <w:pStyle w:val="4"/>
        <w:spacing w:before="156" w:after="156"/>
        <w:rPr>
          <w:rFonts w:hint="eastAsia"/>
        </w:rPr>
      </w:pPr>
      <w:bookmarkStart w:id="93" w:name="_Toc4618"/>
      <w:r>
        <w:rPr>
          <w:rFonts w:hint="eastAsia"/>
        </w:rPr>
        <w:t>3.5.2 评测指标实现</w:t>
      </w:r>
      <w:bookmarkEnd w:id="93"/>
    </w:p>
    <w:p w14:paraId="383F3DDC">
      <w:pPr>
        <w:ind w:firstLine="480"/>
        <w:rPr>
          <w:rFonts w:hint="eastAsia"/>
        </w:rPr>
      </w:pPr>
      <w:r>
        <w:rPr>
          <w:rFonts w:hint="eastAsia"/>
        </w:rPr>
        <w:t>mAP的计算是评估检测性能的核心，系统在</w:t>
      </w:r>
      <w:r>
        <w:rPr>
          <w:rFonts w:hint="eastAsia"/>
        </w:rPr>
        <w:fldChar w:fldCharType="begin"/>
      </w:r>
      <w:r>
        <w:rPr>
          <w:rFonts w:hint="eastAsia"/>
        </w:rPr>
        <w:instrText xml:space="preserve"> HYPERLINK "E:/Workspace/bishe-1/backend/services/benchmark/metrics.py" </w:instrText>
      </w:r>
      <w:r>
        <w:rPr>
          <w:rFonts w:hint="eastAsia"/>
        </w:rPr>
        <w:fldChar w:fldCharType="separate"/>
      </w:r>
      <w:r>
        <w:rPr>
          <w:rFonts w:hint="eastAsia"/>
        </w:rPr>
        <w:t>metrics.py</w:t>
      </w:r>
      <w:r>
        <w:rPr>
          <w:rFonts w:hint="eastAsia"/>
        </w:rPr>
        <w:fldChar w:fldCharType="end"/>
      </w:r>
      <w:r>
        <w:rPr>
          <w:rFonts w:hint="eastAsia"/>
        </w:rPr>
        <w:t>中实现了完整的mAP计算流程。其数学定义为：对所有类别，计算在不同召回率水平上的平均精度，再对所有类别的AP取均值。给定预测框集合与真实框集合，首先根据 IoU 阈值区分真阳性（TP）与假阳性（FP），然后计算累积的 Precision 与 Recall：</w:t>
      </w:r>
    </w:p>
    <w:p w14:paraId="673BBF75">
      <w:pPr>
        <w:ind w:firstLine="480"/>
        <w:rPr>
          <w:rFonts w:hint="eastAsia"/>
          <w:lang w:eastAsia="zh-CN"/>
        </w:rPr>
      </w:pPr>
      <w:r>
        <w:rPr>
          <w:rFonts w:hint="eastAsia"/>
        </w:rPr>
        <w:t>式(</w:t>
      </w:r>
      <w:r>
        <w:rPr>
          <w:rFonts w:hint="eastAsia"/>
          <w:lang w:val="en-US" w:eastAsia="zh-CN"/>
        </w:rPr>
        <w:t>3.5.2-1</w:t>
      </w:r>
      <w:r>
        <w:rPr>
          <w:rFonts w:hint="eastAsia"/>
        </w:rPr>
        <w:t>) Precision 与 Recall</w:t>
      </w:r>
      <w:r>
        <w:rPr>
          <w:rFonts w:hint="eastAsia"/>
          <w:lang w:eastAsia="zh-CN"/>
        </w:rPr>
        <w:t>：</w:t>
      </w:r>
    </w:p>
    <w:p w14:paraId="2B8C858D">
      <w:pPr>
        <w:ind w:left="0" w:leftChars="0" w:firstLine="0" w:firstLineChars="0"/>
        <w:rPr>
          <w:rFonts w:hint="default" w:hAnsi="Cambria Math"/>
          <w:i w:val="0"/>
          <w:sz w:val="24"/>
          <w:lang w:val="en-US" w:eastAsia="zh-CN"/>
        </w:rPr>
      </w:pPr>
      <m:oMathPara>
        <m:oMath>
          <m:eqArr>
            <m:eqArrPr>
              <m:maxDist m:val="1"/>
              <m:ctrlPr>
                <w:rPr>
                  <w:rFonts w:hint="default" w:hAnsi="Cambria Math"/>
                  <w:i w:val="0"/>
                  <w:sz w:val="24"/>
                  <w:lang w:val="en-US" w:eastAsia="zh-CN"/>
                </w:rPr>
              </m:ctrlPr>
            </m:eqArrPr>
            <m:e>
              <m:r>
                <m:rPr/>
                <w:rPr>
                  <w:rFonts w:hint="default" w:ascii="Cambria Math" w:hAnsi="Cambria Math" w:eastAsia="宋体"/>
                  <w:sz w:val="24"/>
                </w:rPr>
                <m:t>Precision=</m:t>
              </m:r>
              <m:f>
                <m:fPr>
                  <m:ctrlPr>
                    <w:rPr>
                      <w:rFonts w:hint="default" w:ascii="Cambria Math" w:hAnsi="Cambria Math" w:eastAsia="宋体"/>
                      <w:sz w:val="24"/>
                    </w:rPr>
                  </m:ctrlPr>
                </m:fPr>
                <m:num>
                  <m:r>
                    <m:rPr/>
                    <w:rPr>
                      <w:rFonts w:hint="default" w:ascii="Cambria Math" w:hAnsi="Cambria Math" w:eastAsia="宋体"/>
                      <w:sz w:val="24"/>
                    </w:rPr>
                    <m:t>TP</m:t>
                  </m:r>
                  <m:ctrlPr>
                    <w:rPr>
                      <w:rFonts w:ascii="Cambria Math" w:hAnsi="Cambria Math" w:eastAsia="宋体"/>
                      <w:sz w:val="24"/>
                    </w:rPr>
                  </m:ctrlPr>
                </m:num>
                <m:den>
                  <m:r>
                    <m:rPr/>
                    <w:rPr>
                      <w:rFonts w:hint="default" w:ascii="Cambria Math" w:hAnsi="Cambria Math" w:eastAsia="宋体"/>
                      <w:sz w:val="24"/>
                    </w:rPr>
                    <m:t>TP+FP</m:t>
                  </m:r>
                  <m:ctrlPr>
                    <w:rPr>
                      <w:rFonts w:ascii="Cambria Math" w:hAnsi="Cambria Math" w:eastAsia="宋体"/>
                      <w:sz w:val="24"/>
                    </w:rPr>
                  </m:ctrlPr>
                </m:den>
              </m:f>
              <m:r>
                <m:rPr/>
                <w:rPr>
                  <w:rFonts w:hint="default" w:ascii="Cambria Math" w:hAnsi="Cambria Math" w:eastAsia="宋体"/>
                  <w:sz w:val="24"/>
                </w:rPr>
                <m:t>, Recall=</m:t>
              </m:r>
              <m:f>
                <m:fPr>
                  <m:ctrlPr>
                    <w:rPr>
                      <w:rFonts w:hint="default" w:ascii="Cambria Math" w:hAnsi="Cambria Math" w:eastAsia="宋体"/>
                      <w:sz w:val="24"/>
                    </w:rPr>
                  </m:ctrlPr>
                </m:fPr>
                <m:num>
                  <m:r>
                    <m:rPr/>
                    <w:rPr>
                      <w:rFonts w:hint="default" w:ascii="Cambria Math" w:hAnsi="Cambria Math" w:eastAsia="宋体"/>
                      <w:sz w:val="24"/>
                    </w:rPr>
                    <m:t>TP</m:t>
                  </m:r>
                  <m:ctrlPr>
                    <w:rPr>
                      <w:rFonts w:ascii="Cambria Math" w:hAnsi="Cambria Math" w:eastAsia="宋体"/>
                      <w:sz w:val="24"/>
                    </w:rPr>
                  </m:ctrlPr>
                </m:num>
                <m:den>
                  <m:r>
                    <m:rPr/>
                    <w:rPr>
                      <w:rFonts w:hint="default" w:ascii="Cambria Math" w:hAnsi="Cambria Math" w:eastAsia="宋体"/>
                      <w:sz w:val="24"/>
                    </w:rPr>
                    <m:t>TP+FN</m:t>
                  </m:r>
                  <m:ctrlPr>
                    <w:rPr>
                      <w:rFonts w:ascii="Cambria Math" w:hAnsi="Cambria Math" w:eastAsia="宋体"/>
                      <w:sz w:val="24"/>
                    </w:rPr>
                  </m:ctrlPr>
                </m:den>
              </m:f>
              <m:r>
                <m:rPr>
                  <m:sty m:val="p"/>
                </m:rPr>
                <w:rPr>
                  <w:rFonts w:hint="default" w:ascii="Cambria Math" w:hAnsi="Cambria Math"/>
                  <w:sz w:val="24"/>
                  <w:lang w:val="en-US" w:eastAsia="zh-CN"/>
                </w:rPr>
                <m:t>#(3.5.2−1)</m:t>
              </m:r>
              <m:ctrlPr>
                <w:rPr>
                  <w:rFonts w:hint="default" w:hAnsi="Cambria Math"/>
                  <w:i w:val="0"/>
                  <w:sz w:val="24"/>
                  <w:lang w:val="en-US" w:eastAsia="zh-CN"/>
                </w:rPr>
              </m:ctrlPr>
            </m:e>
          </m:eqArr>
        </m:oMath>
      </m:oMathPara>
    </w:p>
    <w:p w14:paraId="56FB90D6">
      <w:pPr>
        <w:ind w:left="0" w:leftChars="0" w:firstLine="0" w:firstLineChars="0"/>
        <w:rPr>
          <w:rFonts w:hint="default" w:hAnsi="Cambria Math"/>
          <w:i w:val="0"/>
          <w:sz w:val="24"/>
          <w:lang w:val="en-US" w:eastAsia="zh-CN"/>
        </w:rPr>
      </w:pPr>
    </w:p>
    <w:p w14:paraId="4C4C30A3">
      <w:pPr>
        <w:ind w:firstLine="480"/>
        <w:rPr>
          <w:rFonts w:hint="eastAsia"/>
          <w:lang w:eastAsia="zh-CN"/>
        </w:rPr>
      </w:pPr>
      <w:r>
        <w:rPr>
          <w:rFonts w:hint="eastAsia"/>
        </w:rPr>
        <w:t>式(3</w:t>
      </w:r>
      <w:r>
        <w:rPr>
          <w:rFonts w:hint="eastAsia"/>
          <w:lang w:val="en-US" w:eastAsia="zh-CN"/>
        </w:rPr>
        <w:t>.5.2-2</w:t>
      </w:r>
      <w:r>
        <w:rPr>
          <w:rFonts w:hint="eastAsia"/>
        </w:rPr>
        <w:t>) Average Precision（AP）</w:t>
      </w:r>
      <w:r>
        <w:rPr>
          <w:rFonts w:hint="eastAsia"/>
          <w:lang w:eastAsia="zh-CN"/>
        </w:rPr>
        <w:t>：</w:t>
      </w:r>
    </w:p>
    <w:p w14:paraId="5F2A7474">
      <w:pPr>
        <w:ind w:firstLine="480"/>
        <w:rPr>
          <w:rFonts w:hint="default" w:hAnsi="Cambria Math"/>
          <w:i w:val="0"/>
          <w:sz w:val="24"/>
          <w:lang w:val="en-US" w:eastAsia="zh-CN"/>
        </w:rPr>
      </w:pPr>
      <m:oMathPara>
        <m:oMath>
          <m:eqArr>
            <m:eqArrPr>
              <m:maxDist m:val="1"/>
              <m:ctrlPr>
                <w:rPr>
                  <w:rFonts w:hint="default" w:hAnsi="Cambria Math"/>
                  <w:i w:val="0"/>
                  <w:sz w:val="24"/>
                  <w:lang w:val="en-US" w:eastAsia="zh-CN"/>
                </w:rPr>
              </m:ctrlPr>
            </m:eqArrPr>
            <m:e>
              <m:r>
                <m:rPr/>
                <w:rPr>
                  <w:rFonts w:hint="default" w:ascii="Cambria Math" w:hAnsi="Cambria Math" w:eastAsia="宋体"/>
                  <w:sz w:val="24"/>
                </w:rPr>
                <m:t>AP=</m:t>
              </m:r>
              <m:nary>
                <m:naryPr>
                  <m:chr m:val="∑"/>
                  <m:limLoc m:val="subSup"/>
                  <m:ctrlPr>
                    <w:rPr>
                      <w:rFonts w:hint="default" w:ascii="Cambria Math" w:hAnsi="Cambria Math" w:eastAsia="宋体"/>
                      <w:sz w:val="24"/>
                    </w:rPr>
                  </m:ctrlPr>
                </m:naryPr>
                <m:sub>
                  <m:r>
                    <m:rPr/>
                    <w:rPr>
                      <w:rFonts w:hint="default" w:ascii="Cambria Math" w:hAnsi="Cambria Math" w:eastAsia="宋体"/>
                      <w:sz w:val="24"/>
                    </w:rPr>
                    <m:t>k=1</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r>
                <m:rPr/>
                <w:rPr>
                  <w:rFonts w:hint="default" w:ascii="Cambria Math" w:hAnsi="Cambria Math" w:eastAsia="宋体"/>
                  <w:sz w:val="24"/>
                </w:rPr>
                <m:t>Recal</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r>
                <m:rPr/>
                <w:rPr>
                  <w:rFonts w:hint="default" w:ascii="Cambria Math" w:hAnsi="Cambria Math" w:eastAsia="宋体"/>
                  <w:sz w:val="24"/>
                </w:rPr>
                <m:t>−Recal</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k−1</m:t>
                  </m:r>
                  <m:ctrlPr>
                    <w:rPr>
                      <w:rFonts w:ascii="Cambria Math" w:hAnsi="Cambria Math" w:eastAsia="宋体"/>
                      <w:sz w:val="24"/>
                    </w:rPr>
                  </m:ctrlPr>
                </m:sub>
              </m:sSub>
              <m:r>
                <m:rPr/>
                <w:rPr>
                  <w:rFonts w:hint="default" w:ascii="Cambria Math" w:hAnsi="Cambria Math" w:eastAsia="宋体"/>
                  <w:sz w:val="24"/>
                </w:rPr>
                <m:t>)×Precisio</m:t>
              </m:r>
              <m:sSub>
                <m:sSubPr>
                  <m:ctrlPr>
                    <w:rPr>
                      <w:rFonts w:hint="default" w:ascii="Cambria Math" w:hAnsi="Cambria Math" w:eastAsia="宋体"/>
                      <w:sz w:val="24"/>
                    </w:rPr>
                  </m:ctrlPr>
                </m:sSubPr>
                <m:e>
                  <m:r>
                    <m:rPr/>
                    <w:rPr>
                      <w:rFonts w:hint="default" w:ascii="Cambria Math" w:hAnsi="Cambria Math" w:eastAsia="宋体"/>
                      <w:sz w:val="24"/>
                    </w:rPr>
                    <m:t>n</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r>
                <m:rPr>
                  <m:sty m:val="p"/>
                </m:rPr>
                <w:rPr>
                  <w:rFonts w:hint="default" w:ascii="Cambria Math" w:hAnsi="Cambria Math"/>
                  <w:sz w:val="24"/>
                  <w:lang w:val="en-US" w:eastAsia="zh-CN"/>
                </w:rPr>
                <m:t>#(3.5.2−2)</m:t>
              </m:r>
              <m:ctrlPr>
                <w:rPr>
                  <w:rFonts w:hint="default" w:hAnsi="Cambria Math"/>
                  <w:i w:val="0"/>
                  <w:sz w:val="24"/>
                  <w:lang w:val="en-US" w:eastAsia="zh-CN"/>
                </w:rPr>
              </m:ctrlPr>
            </m:e>
          </m:eqArr>
        </m:oMath>
      </m:oMathPara>
    </w:p>
    <w:p w14:paraId="46BCED52">
      <w:pPr>
        <w:ind w:firstLine="480"/>
        <w:rPr>
          <w:rFonts w:hint="default" w:hAnsi="Cambria Math"/>
          <w:i w:val="0"/>
          <w:sz w:val="24"/>
          <w:lang w:val="en-US" w:eastAsia="zh-CN"/>
        </w:rPr>
      </w:pPr>
    </w:p>
    <w:p w14:paraId="699C92D5">
      <w:pPr>
        <w:rPr>
          <w:rFonts w:hint="eastAsia"/>
          <w:lang w:eastAsia="zh-CN"/>
        </w:rPr>
      </w:pPr>
      <w:r>
        <w:rPr>
          <w:rFonts w:hint="eastAsia"/>
        </w:rPr>
        <w:t>式(3</w:t>
      </w:r>
      <w:r>
        <w:rPr>
          <w:rFonts w:hint="eastAsia"/>
          <w:lang w:val="en-US" w:eastAsia="zh-CN"/>
        </w:rPr>
        <w:t>.5.2-3</w:t>
      </w:r>
      <w:r>
        <w:rPr>
          <w:rFonts w:hint="eastAsia"/>
        </w:rPr>
        <w:t>) mAP 与 mAP50-95</w:t>
      </w:r>
      <w:r>
        <w:rPr>
          <w:rFonts w:hint="eastAsia"/>
          <w:lang w:eastAsia="zh-CN"/>
        </w:rPr>
        <w:t>：</w:t>
      </w:r>
    </w:p>
    <w:p w14:paraId="662B8C57">
      <w:pPr>
        <w:rPr>
          <w:rFonts w:hint="default" w:hAnsi="Cambria Math"/>
          <w:i w:val="0"/>
          <w:sz w:val="24"/>
          <w:lang w:val="en-US" w:eastAsia="zh-CN"/>
        </w:rPr>
      </w:pPr>
      <m:oMathPara>
        <m:oMath>
          <m:eqArr>
            <m:eqArrPr>
              <m:maxDist m:val="1"/>
              <m:ctrlPr>
                <w:rPr>
                  <w:rFonts w:hint="default" w:hAnsi="Cambria Math"/>
                  <w:i w:val="0"/>
                  <w:sz w:val="24"/>
                  <w:lang w:val="en-US" w:eastAsia="zh-CN"/>
                </w:rPr>
              </m:ctrlPr>
            </m:eqArrPr>
            <m:e>
              <m:r>
                <m:rPr/>
                <w:rPr>
                  <w:rFonts w:hint="default" w:ascii="Cambria Math" w:hAnsi="Cambria Math" w:eastAsia="宋体"/>
                  <w:sz w:val="24"/>
                </w:rPr>
                <m:t>mAP=</m:t>
              </m:r>
              <m:f>
                <m:fPr>
                  <m:ctrlPr>
                    <w:rPr>
                      <w:rFonts w:hint="default" w:ascii="Cambria Math" w:hAnsi="Cambria Math" w:eastAsia="宋体"/>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C</m:t>
                  </m:r>
                  <m:ctrlPr>
                    <w:rPr>
                      <w:rFonts w:ascii="Cambria Math" w:hAnsi="Cambria Math" w:eastAsia="宋体"/>
                      <w:sz w:val="24"/>
                    </w:rPr>
                  </m:ctrlPr>
                </m:den>
              </m:f>
              <m:nary>
                <m:naryPr>
                  <m:chr m:val="∑"/>
                  <m:limLoc m:val="subSup"/>
                  <m:ctrlPr>
                    <w:rPr>
                      <w:rFonts w:hint="default" w:ascii="Cambria Math" w:hAnsi="Cambria Math" w:eastAsia="宋体"/>
                      <w:sz w:val="24"/>
                    </w:rPr>
                  </m:ctrlPr>
                </m:naryPr>
                <m:sub>
                  <m:r>
                    <m:rPr/>
                    <w:rPr>
                      <w:rFonts w:hint="default" w:ascii="Cambria Math" w:hAnsi="Cambria Math" w:eastAsia="宋体"/>
                      <w:sz w:val="24"/>
                    </w:rPr>
                    <m:t>c=1</m:t>
                  </m:r>
                  <m:ctrlPr>
                    <w:rPr>
                      <w:rFonts w:ascii="Cambria Math" w:hAnsi="Cambria Math" w:eastAsia="宋体"/>
                      <w:sz w:val="24"/>
                    </w:rPr>
                  </m:ctrlPr>
                </m:sub>
                <m:sup>
                  <m:r>
                    <m:rPr/>
                    <w:rPr>
                      <w:rFonts w:hint="default" w:ascii="Cambria Math" w:hAnsi="Cambria Math" w:eastAsia="宋体"/>
                      <w:sz w:val="24"/>
                    </w:rPr>
                    <m:t>C</m:t>
                  </m:r>
                  <m:ctrlPr>
                    <w:rPr>
                      <w:rFonts w:ascii="Cambria Math" w:hAnsi="Cambria Math" w:eastAsia="宋体"/>
                      <w:sz w:val="24"/>
                    </w:rPr>
                  </m:ctrlPr>
                </m:sup>
                <m:e>
                  <m:r>
                    <m:rPr/>
                    <w:rPr>
                      <w:rFonts w:hint="default" w:ascii="Cambria Math" w:hAnsi="Cambria Math" w:eastAsia="宋体"/>
                      <w:sz w:val="24"/>
                    </w:rPr>
                    <m:t>A</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c</m:t>
                  </m:r>
                  <m:ctrlPr>
                    <w:rPr>
                      <w:rFonts w:ascii="Cambria Math" w:hAnsi="Cambria Math" w:eastAsia="宋体"/>
                      <w:sz w:val="24"/>
                    </w:rPr>
                  </m:ctrlPr>
                </m:sub>
              </m:sSub>
              <m:r>
                <m:rPr>
                  <m:sty m:val="p"/>
                </m:rPr>
                <w:rPr>
                  <w:rFonts w:hint="default" w:ascii="Cambria Math" w:hAnsi="Cambria Math"/>
                  <w:sz w:val="24"/>
                  <w:lang w:val="en-US" w:eastAsia="zh-CN"/>
                </w:rPr>
                <m:t>#(3.5.2−3)</m:t>
              </m:r>
              <m:ctrlPr>
                <w:rPr>
                  <w:rFonts w:hint="default" w:hAnsi="Cambria Math"/>
                  <w:i w:val="0"/>
                  <w:sz w:val="24"/>
                  <w:lang w:val="en-US" w:eastAsia="zh-CN"/>
                </w:rPr>
              </m:ctrlPr>
            </m:e>
          </m:eqArr>
        </m:oMath>
      </m:oMathPara>
    </w:p>
    <w:p w14:paraId="29ECB9F7">
      <w:pPr>
        <w:rPr>
          <w:rFonts w:hint="default" w:hAnsi="Cambria Math"/>
          <w:i w:val="0"/>
          <w:sz w:val="24"/>
          <w:lang w:val="en-US" w:eastAsia="zh-CN"/>
        </w:rPr>
      </w:pPr>
    </w:p>
    <w:p w14:paraId="6ABFBD12">
      <w:pPr>
        <w:ind w:firstLine="480"/>
        <w:rPr>
          <w:rFonts w:hint="default" w:hAnsi="Cambria Math"/>
          <w:i w:val="0"/>
          <w:sz w:val="24"/>
          <w:lang w:val="en-US" w:eastAsia="zh-CN"/>
        </w:rPr>
      </w:pPr>
      <m:oMathPara>
        <m:oMath>
          <m:eqArr>
            <m:eqArrPr>
              <m:maxDist m:val="1"/>
              <m:ctrlPr>
                <w:rPr>
                  <w:rFonts w:hint="default" w:hAnsi="Cambria Math"/>
                  <w:i w:val="0"/>
                  <w:sz w:val="24"/>
                  <w:lang w:val="en-US" w:eastAsia="zh-CN"/>
                </w:rPr>
              </m:ctrlPr>
            </m:eqArrPr>
            <m:e>
              <m:r>
                <m:rPr/>
                <w:rPr>
                  <w:rFonts w:hint="default" w:ascii="Cambria Math" w:hAnsi="Cambria Math" w:eastAsia="宋体"/>
                  <w:sz w:val="24"/>
                </w:rPr>
                <m:t>mA</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50:95</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10</m:t>
                  </m:r>
                  <m:ctrlPr>
                    <w:rPr>
                      <w:rFonts w:ascii="Cambria Math" w:hAnsi="Cambria Math" w:eastAsia="宋体"/>
                      <w:sz w:val="24"/>
                    </w:rPr>
                  </m:ctrlPr>
                </m:den>
              </m:f>
              <m:nary>
                <m:naryPr>
                  <m:chr m:val="∑"/>
                  <m:limLoc m:val="subSup"/>
                  <m:supHide m:val="1"/>
                  <m:ctrlPr>
                    <w:rPr>
                      <w:rFonts w:hint="default" w:ascii="Cambria Math" w:hAnsi="Cambria Math" w:eastAsia="宋体"/>
                      <w:sz w:val="24"/>
                    </w:rPr>
                  </m:ctrlPr>
                </m:naryPr>
                <m:sub>
                  <m:r>
                    <m:rPr/>
                    <w:rPr>
                      <w:rFonts w:hint="default" w:ascii="Cambria Math" w:hAnsi="Cambria Math" w:eastAsia="宋体"/>
                      <w:sz w:val="24"/>
                    </w:rPr>
                    <m:t>t∈{0.5,0.55,...,0.95}</m:t>
                  </m:r>
                  <m:ctrlPr>
                    <w:rPr>
                      <w:rFonts w:ascii="Cambria Math" w:hAnsi="Cambria Math" w:eastAsia="宋体"/>
                      <w:sz w:val="24"/>
                    </w:rPr>
                  </m:ctrlPr>
                </m:sub>
                <m:sup>
                  <m:ctrlPr>
                    <w:rPr>
                      <w:rFonts w:ascii="Cambria Math" w:hAnsi="Cambria Math" w:eastAsia="宋体"/>
                      <w:sz w:val="24"/>
                    </w:rPr>
                  </m:ctrlPr>
                </m:sup>
                <m:e>
                  <m:r>
                    <m:rPr/>
                    <w:rPr>
                      <w:rFonts w:hint="default" w:ascii="Cambria Math" w:hAnsi="Cambria Math" w:eastAsia="宋体"/>
                      <w:sz w:val="24"/>
                    </w:rPr>
                    <m:t>m</m:t>
                  </m:r>
                  <m:ctrlPr>
                    <w:rPr>
                      <w:rFonts w:ascii="Cambria Math" w:hAnsi="Cambria Math" w:eastAsia="宋体"/>
                      <w:sz w:val="24"/>
                    </w:rPr>
                  </m:ctrlPr>
                </m:e>
              </m:nary>
              <m:r>
                <m:rPr/>
                <w:rPr>
                  <w:rFonts w:hint="default" w:ascii="Cambria Math" w:hAnsi="Cambria Math" w:eastAsia="宋体"/>
                  <w:sz w:val="24"/>
                </w:rPr>
                <m:t>A</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m:sty m:val="p"/>
                </m:rPr>
                <w:rPr>
                  <w:rFonts w:hint="default" w:ascii="Cambria Math" w:hAnsi="Cambria Math"/>
                  <w:sz w:val="24"/>
                  <w:lang w:val="en-US" w:eastAsia="zh-CN"/>
                </w:rPr>
                <m:t>#(3.5.2−4)</m:t>
              </m:r>
              <m:ctrlPr>
                <w:rPr>
                  <w:rFonts w:hint="default" w:hAnsi="Cambria Math"/>
                  <w:i w:val="0"/>
                  <w:sz w:val="24"/>
                  <w:lang w:val="en-US" w:eastAsia="zh-CN"/>
                </w:rPr>
              </m:ctrlPr>
            </m:e>
          </m:eqArr>
        </m:oMath>
      </m:oMathPara>
    </w:p>
    <w:p w14:paraId="30DF4E64">
      <w:pPr>
        <w:ind w:firstLine="480"/>
        <w:rPr>
          <w:rFonts w:hint="default" w:hAnsi="Cambria Math"/>
          <w:i w:val="0"/>
          <w:sz w:val="24"/>
          <w:lang w:val="en-US" w:eastAsia="zh-CN"/>
        </w:rPr>
      </w:pPr>
    </w:p>
    <w:p w14:paraId="2FA25FFB">
      <w:pPr>
        <w:ind w:firstLine="480"/>
        <w:rPr>
          <w:rFonts w:hint="eastAsia"/>
        </w:rPr>
      </w:pPr>
      <w:r>
        <w:rPr>
          <w:rFonts w:hint="eastAsia"/>
        </w:rPr>
        <w:t>其中 C 为类别数，mAP50 对应 IoU=0.5 的单阈值评估，mAP50-95 则对 10 个 IoU 阈值（0.5~0.95，步长 0.05）的 mAP 取平均，对检测框的定位精度要求更为严格。</w:t>
      </w:r>
    </w:p>
    <w:p w14:paraId="4ABD3492">
      <w:pPr>
        <w:ind w:firstLine="480"/>
        <w:rPr>
          <w:rFonts w:hint="eastAsia"/>
        </w:rPr>
      </w:pPr>
      <w:r>
        <w:rPr>
          <w:rFonts w:hint="eastAsia"/>
        </w:rPr>
        <w:t>关键的mAP计算函数如下</w:t>
      </w:r>
      <w:r>
        <w:rPr>
          <w:rFonts w:hint="eastAsia"/>
          <w:lang w:eastAsia="zh-CN"/>
        </w:rPr>
        <w:fldChar w:fldCharType="begin"/>
      </w:r>
      <w:r>
        <w:rPr>
          <w:rFonts w:hint="eastAsia"/>
          <w:lang w:eastAsia="zh-CN"/>
        </w:rPr>
        <w:instrText xml:space="preserve"> REF _Ref26012 \h </w:instrText>
      </w:r>
      <w:r>
        <w:rPr>
          <w:rFonts w:hint="eastAsia"/>
          <w:lang w:eastAsia="zh-CN"/>
        </w:rPr>
        <w:fldChar w:fldCharType="separate"/>
      </w:r>
      <w:r>
        <w:rPr>
          <w:rFonts w:hint="eastAsia" w:ascii="宋体" w:hAnsi="宋体" w:eastAsia="宋体" w:cs="宋体"/>
          <w:b/>
          <w:bCs/>
          <w:sz w:val="21"/>
          <w:szCs w:val="21"/>
        </w:rPr>
        <w:t>图 18</w:t>
      </w:r>
      <w:r>
        <w:rPr>
          <w:rFonts w:hint="eastAsia"/>
          <w:lang w:eastAsia="zh-CN"/>
        </w:rPr>
        <w:fldChar w:fldCharType="end"/>
      </w:r>
      <w:r>
        <w:rPr>
          <w:rFonts w:hint="eastAsia"/>
          <w:lang w:val="en-US" w:eastAsia="zh-CN"/>
        </w:rPr>
        <w:t>所示</w:t>
      </w:r>
      <w:r>
        <w:rPr>
          <w:rFonts w:hint="eastAsia"/>
        </w:rPr>
        <w:t>：</w:t>
      </w:r>
    </w:p>
    <w:p w14:paraId="62C85BB2">
      <w:pPr>
        <w:spacing w:line="24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765800" cy="7376160"/>
            <wp:effectExtent l="0" t="0" r="12065" b="13335"/>
            <wp:docPr id="30" name="图片 30" descr="3.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5.2-1"/>
                    <pic:cNvPicPr>
                      <a:picLocks noChangeAspect="1"/>
                    </pic:cNvPicPr>
                  </pic:nvPicPr>
                  <pic:blipFill>
                    <a:blip r:embed="rId33"/>
                    <a:srcRect r="-210" b="6224"/>
                    <a:stretch>
                      <a:fillRect/>
                    </a:stretch>
                  </pic:blipFill>
                  <pic:spPr>
                    <a:xfrm>
                      <a:off x="0" y="0"/>
                      <a:ext cx="5765800" cy="7376160"/>
                    </a:xfrm>
                    <a:prstGeom prst="rect">
                      <a:avLst/>
                    </a:prstGeom>
                  </pic:spPr>
                </pic:pic>
              </a:graphicData>
            </a:graphic>
          </wp:inline>
        </w:drawing>
      </w:r>
    </w:p>
    <w:p w14:paraId="4557C8CA">
      <w:pPr>
        <w:pStyle w:val="8"/>
        <w:spacing w:line="240" w:lineRule="auto"/>
        <w:ind w:left="0" w:leftChars="0" w:firstLine="0" w:firstLineChars="0"/>
        <w:jc w:val="center"/>
        <w:rPr>
          <w:rFonts w:hint="eastAsia" w:ascii="宋体" w:hAnsi="宋体" w:eastAsia="宋体" w:cs="宋体"/>
          <w:b/>
          <w:bCs/>
          <w:sz w:val="21"/>
          <w:szCs w:val="21"/>
          <w:lang w:eastAsia="zh-CN"/>
        </w:rPr>
      </w:pPr>
      <w:bookmarkStart w:id="94" w:name="_Ref26012"/>
      <w:r>
        <w:rPr>
          <w:rFonts w:hint="eastAsia" w:ascii="宋体" w:hAnsi="宋体" w:eastAsia="宋体" w:cs="宋体"/>
          <w:b/>
          <w:bCs/>
          <w:sz w:val="21"/>
          <w:szCs w:val="21"/>
        </w:rPr>
        <w:t xml:space="preserve">图 </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图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18</w:t>
      </w:r>
      <w:r>
        <w:rPr>
          <w:rFonts w:hint="eastAsia" w:ascii="宋体" w:hAnsi="宋体" w:eastAsia="宋体" w:cs="宋体"/>
          <w:b/>
          <w:bCs/>
          <w:sz w:val="21"/>
          <w:szCs w:val="21"/>
        </w:rPr>
        <w:fldChar w:fldCharType="end"/>
      </w:r>
      <w:bookmarkEnd w:id="94"/>
      <w:r>
        <w:rPr>
          <w:rFonts w:hint="eastAsia" w:ascii="宋体" w:hAnsi="宋体" w:eastAsia="宋体" w:cs="宋体"/>
          <w:b/>
          <w:bCs/>
          <w:sz w:val="21"/>
          <w:szCs w:val="21"/>
          <w:lang w:eastAsia="zh-CN"/>
        </w:rPr>
        <w:t>mAP计算函数</w:t>
      </w:r>
    </w:p>
    <w:p w14:paraId="0C22F1D1">
      <w:pPr>
        <w:ind w:firstLine="480"/>
        <w:rPr>
          <w:rFonts w:hint="eastAsia"/>
        </w:rPr>
      </w:pPr>
      <w:r>
        <w:rPr>
          <w:rFonts w:hint="eastAsia"/>
        </w:rPr>
        <w:t>该实现严格遵循PASCAL VOC挑战赛的mAP计算标准。具体流程为：首先将所有预测框按置信度从高到低排序；然后遍历每个预测框，计算其与同类别真实框的最大IoU，若超过阈值则视为真阳性（TP），否则为假阳性（FP）；接着计算累积的Precision-Recall曲线；最后通过插值法计算曲线下的面积作为Average Precision（AP）。calculate_map_range函数进一步计算IoU阈值从0.5到0.95（步长0.05）共10个阈值下的AP均值，得到mAP50-95。</w:t>
      </w:r>
    </w:p>
    <w:p w14:paraId="6B7A6FEF">
      <w:pPr>
        <w:ind w:firstLine="480"/>
        <w:rPr>
          <w:rFonts w:hint="eastAsia"/>
        </w:rPr>
      </w:pPr>
      <w:r>
        <w:rPr>
          <w:rFonts w:hint="eastAsia"/>
        </w:rPr>
        <w:t>PSNR和SSIM的数学定义如下。</w:t>
      </w:r>
    </w:p>
    <w:p w14:paraId="6EADB439">
      <w:pPr>
        <w:ind w:firstLine="480"/>
        <w:rPr>
          <w:rFonts w:hint="eastAsia"/>
        </w:rPr>
      </w:pPr>
      <w:r>
        <w:rPr>
          <w:rFonts w:hint="eastAsia"/>
        </w:rPr>
        <w:t>PSNR（峰值信噪比）基于均方误差衡量两幅图像的像素级差异：</w:t>
      </w:r>
    </w:p>
    <w:p w14:paraId="1B00983C">
      <w:pPr>
        <w:ind w:firstLine="480"/>
        <w:rPr>
          <w:rFonts w:hint="eastAsia"/>
          <w:lang w:eastAsia="zh-CN"/>
        </w:rPr>
      </w:pPr>
      <w:r>
        <w:rPr>
          <w:rFonts w:hint="eastAsia"/>
        </w:rPr>
        <w:t>式(3-12) PSNR 定义</w:t>
      </w:r>
      <w:r>
        <w:rPr>
          <w:rFonts w:hint="eastAsia"/>
          <w:lang w:eastAsia="zh-CN"/>
        </w:rPr>
        <w:t>：</w:t>
      </w:r>
    </w:p>
    <w:p w14:paraId="5EF28D68">
      <w:pPr>
        <w:ind w:firstLine="480"/>
        <w:rPr>
          <w:rFonts w:hint="eastAsia"/>
          <w:lang w:eastAsia="zh-CN"/>
        </w:rPr>
      </w:pPr>
    </w:p>
    <w:p w14:paraId="7E7C3A2E">
      <w:pPr>
        <w:ind w:firstLine="480"/>
        <w:rPr>
          <w:rFonts w:hint="default" w:hAnsi="Cambria Math"/>
          <w:i w:val="0"/>
          <w:sz w:val="24"/>
          <w:lang w:val="en-US" w:eastAsia="zh-CN"/>
        </w:rPr>
      </w:pPr>
      <m:oMathPara>
        <m:oMath>
          <m:eqArr>
            <m:eqArrPr>
              <m:maxDist m:val="1"/>
              <m:ctrlPr>
                <w:rPr>
                  <w:rFonts w:hint="default" w:hAnsi="Cambria Math"/>
                  <w:i w:val="0"/>
                  <w:sz w:val="24"/>
                  <w:lang w:val="en-US" w:eastAsia="zh-CN"/>
                </w:rPr>
              </m:ctrlPr>
            </m:eqArrPr>
            <m:e>
              <m:r>
                <m:rPr/>
                <w:rPr>
                  <w:rFonts w:hint="default" w:ascii="Cambria Math" w:hAnsi="Cambria Math" w:eastAsia="宋体"/>
                  <w:sz w:val="24"/>
                </w:rPr>
                <m:t>MSE=</m:t>
              </m:r>
              <m:f>
                <m:fPr>
                  <m:ctrlPr>
                    <w:rPr>
                      <w:rFonts w:hint="default" w:ascii="Cambria Math" w:hAnsi="Cambria Math" w:eastAsia="宋体"/>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H×W×C</m:t>
                  </m:r>
                  <m:ctrlPr>
                    <w:rPr>
                      <w:rFonts w:ascii="Cambria Math" w:hAnsi="Cambria Math" w:eastAsia="宋体"/>
                      <w:sz w:val="24"/>
                    </w:rPr>
                  </m:ctrlPr>
                </m:den>
              </m:f>
              <m:nary>
                <m:naryPr>
                  <m:chr m:val="∑"/>
                  <m:limLoc m:val="subSup"/>
                  <m:supHide m:val="1"/>
                  <m:ctrlPr>
                    <w:rPr>
                      <w:rFonts w:hint="default" w:ascii="Cambria Math" w:hAnsi="Cambria Math" w:eastAsia="宋体"/>
                      <w:sz w:val="24"/>
                    </w:rPr>
                  </m:ctrlPr>
                </m:naryPr>
                <m:sub>
                  <m:r>
                    <m:rPr/>
                    <w:rPr>
                      <w:rFonts w:hint="default" w:ascii="Cambria Math" w:hAnsi="Cambria Math" w:eastAsia="宋体"/>
                      <w:sz w:val="24"/>
                    </w:rPr>
                    <m:t>x,y,c</m:t>
                  </m:r>
                  <m:ctrlPr>
                    <w:rPr>
                      <w:rFonts w:ascii="Cambria Math" w:hAnsi="Cambria Math" w:eastAsia="宋体"/>
                      <w:sz w:val="24"/>
                    </w:rPr>
                  </m:ctrlPr>
                </m:sub>
                <m:sup>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I</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(x,y,c)−</m:t>
              </m:r>
              <m:sSub>
                <m:sSubPr>
                  <m:ctrlPr>
                    <w:rPr>
                      <w:rFonts w:hint="default" w:ascii="Cambria Math" w:hAnsi="Cambria Math" w:eastAsia="宋体"/>
                      <w:sz w:val="24"/>
                    </w:rPr>
                  </m:ctrlPr>
                </m:sSubPr>
                <m:e>
                  <m:r>
                    <m:rPr/>
                    <w:rPr>
                      <w:rFonts w:hint="default" w:ascii="Cambria Math" w:hAnsi="Cambria Math" w:eastAsia="宋体"/>
                      <w:sz w:val="24"/>
                    </w:rPr>
                    <m:t>I</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(x,y,c)</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r>
                <m:rPr>
                  <m:sty m:val="p"/>
                </m:rPr>
                <w:rPr>
                  <w:rFonts w:hint="default" w:ascii="Cambria Math" w:hAnsi="Cambria Math"/>
                  <w:sz w:val="24"/>
                  <w:lang w:val="en-US" w:eastAsia="zh-CN"/>
                </w:rPr>
                <m:t>#(3.5.2−5)</m:t>
              </m:r>
              <m:ctrlPr>
                <w:rPr>
                  <w:rFonts w:hint="default" w:hAnsi="Cambria Math"/>
                  <w:i w:val="0"/>
                  <w:sz w:val="24"/>
                  <w:lang w:val="en-US" w:eastAsia="zh-CN"/>
                </w:rPr>
              </m:ctrlPr>
            </m:e>
          </m:eqArr>
        </m:oMath>
      </m:oMathPara>
    </w:p>
    <w:p w14:paraId="510B000B">
      <w:pPr>
        <w:ind w:firstLine="480"/>
        <w:rPr>
          <w:rFonts w:hint="eastAsia"/>
        </w:rPr>
      </w:pPr>
    </w:p>
    <w:p w14:paraId="65FE855E">
      <w:pPr>
        <w:ind w:firstLine="480"/>
        <w:rPr>
          <w:rFonts w:hint="default" w:hAnsi="Cambria Math"/>
          <w:i w:val="0"/>
          <w:sz w:val="24"/>
          <w:lang w:val="en-US" w:eastAsia="zh-CN"/>
        </w:rPr>
      </w:pPr>
      <m:oMathPara>
        <m:oMath>
          <m:eqArr>
            <m:eqArrPr>
              <m:maxDist m:val="1"/>
              <m:ctrlPr>
                <w:rPr>
                  <w:rFonts w:hint="default" w:hAnsi="Cambria Math"/>
                  <w:i w:val="0"/>
                  <w:sz w:val="24"/>
                  <w:lang w:val="en-US" w:eastAsia="zh-CN"/>
                </w:rPr>
              </m:ctrlPr>
            </m:eqArrPr>
            <m:e>
              <m:r>
                <m:rPr/>
                <w:rPr>
                  <w:rFonts w:hint="default" w:ascii="Cambria Math" w:hAnsi="Cambria Math" w:eastAsia="宋体"/>
                  <w:sz w:val="24"/>
                </w:rPr>
                <m:t>PSNR=10⋅</m:t>
              </m:r>
              <m:func>
                <m:funcPr>
                  <m:ctrlPr>
                    <w:rPr>
                      <w:rFonts w:hint="default" w:ascii="Cambria Math" w:hAnsi="Cambria Math" w:eastAsia="宋体"/>
                      <w:sz w:val="24"/>
                    </w:rPr>
                  </m:ctrlPr>
                </m:funcPr>
                <m:fName>
                  <m:sSub>
                    <m:sSubPr>
                      <m:ctrlPr>
                        <w:rPr>
                          <w:rFonts w:hint="default" w:ascii="Cambria Math" w:hAnsi="Cambria Math" w:eastAsia="宋体"/>
                          <w:sz w:val="24"/>
                        </w:rPr>
                      </m:ctrlPr>
                    </m:sSubPr>
                    <m:e>
                      <m:r>
                        <m:rPr>
                          <m:sty m:val="p"/>
                        </m:rPr>
                        <w:rPr>
                          <w:rFonts w:hint="default" w:ascii="Cambria Math" w:hAnsi="Cambria Math" w:eastAsia="宋体"/>
                          <w:sz w:val="24"/>
                        </w:rPr>
                        <m:t>log</m:t>
                      </m:r>
                      <m:ctrlPr>
                        <w:rPr>
                          <w:rFonts w:ascii="Cambria Math" w:hAnsi="Cambria Math" w:eastAsia="宋体"/>
                          <w:sz w:val="24"/>
                        </w:rPr>
                      </m:ctrlPr>
                    </m:e>
                    <m:sub>
                      <m:r>
                        <m:rPr/>
                        <w:rPr>
                          <w:rFonts w:hint="default" w:ascii="Cambria Math" w:hAnsi="Cambria Math" w:eastAsia="宋体"/>
                          <w:sz w:val="24"/>
                        </w:rPr>
                        <m:t>10</m:t>
                      </m:r>
                      <m:ctrlPr>
                        <w:rPr>
                          <w:rFonts w:ascii="Cambria Math" w:hAnsi="Cambria Math" w:eastAsia="宋体"/>
                          <w:sz w:val="24"/>
                        </w:rPr>
                      </m:ctrlPr>
                    </m:sub>
                  </m:sSub>
                  <m:ctrlPr>
                    <w:rPr>
                      <w:rFonts w:hint="default" w:ascii="Cambria Math" w:hAnsi="Cambria Math" w:eastAsia="宋体"/>
                      <w:sz w:val="24"/>
                    </w:rPr>
                  </m:ctrlPr>
                </m:fName>
                <m:e>
                  <m:d>
                    <m:dPr>
                      <m:ctrlPr>
                        <w:rPr>
                          <w:rFonts w:hint="default" w:ascii="Cambria Math" w:hAnsi="Cambria Math" w:eastAsia="宋体"/>
                          <w:sz w:val="24"/>
                        </w:rPr>
                      </m:ctrlPr>
                    </m:dPr>
                    <m:e>
                      <m:f>
                        <m:fPr>
                          <m:ctrlPr>
                            <w:rPr>
                              <w:rFonts w:hint="default" w:ascii="Cambria Math" w:hAnsi="Cambria Math" w:eastAsia="宋体"/>
                              <w:sz w:val="24"/>
                            </w:rPr>
                          </m:ctrlPr>
                        </m:fPr>
                        <m:num>
                          <m:r>
                            <m:rPr/>
                            <w:rPr>
                              <w:rFonts w:hint="default" w:ascii="Cambria Math" w:hAnsi="Cambria Math" w:eastAsia="宋体"/>
                              <w:sz w:val="24"/>
                            </w:rPr>
                            <m:t>MA</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num>
                        <m:den>
                          <m:r>
                            <m:rPr/>
                            <w:rPr>
                              <w:rFonts w:hint="default" w:ascii="Cambria Math" w:hAnsi="Cambria Math" w:eastAsia="宋体"/>
                              <w:sz w:val="24"/>
                            </w:rPr>
                            <m:t>MSE</m:t>
                          </m:r>
                          <m:ctrlPr>
                            <w:rPr>
                              <w:rFonts w:hint="default" w:ascii="Cambria Math" w:hAnsi="Cambria Math" w:eastAsia="宋体"/>
                              <w:sz w:val="24"/>
                            </w:rPr>
                          </m:ctrlPr>
                        </m:den>
                      </m:f>
                      <m:ctrlPr>
                        <w:rPr>
                          <w:rFonts w:hint="default" w:ascii="Cambria Math" w:hAnsi="Cambria Math" w:eastAsia="宋体"/>
                          <w:sz w:val="24"/>
                        </w:rPr>
                      </m:ctrlPr>
                    </m:e>
                  </m:d>
                  <m:ctrlPr>
                    <w:rPr>
                      <w:rFonts w:hint="default" w:ascii="Cambria Math" w:hAnsi="Cambria Math" w:eastAsia="宋体"/>
                      <w:sz w:val="24"/>
                    </w:rPr>
                  </m:ctrlPr>
                </m:e>
              </m:func>
              <m:r>
                <m:rPr/>
                <w:rPr>
                  <w:rFonts w:hint="default" w:ascii="Cambria Math" w:hAnsi="Cambria Math" w:eastAsia="宋体"/>
                  <w:sz w:val="24"/>
                </w:rPr>
                <m:t>, MAX=255</m:t>
              </m:r>
              <m:r>
                <m:rPr>
                  <m:sty m:val="p"/>
                </m:rPr>
                <w:rPr>
                  <w:rFonts w:hint="default" w:ascii="Cambria Math" w:hAnsi="Cambria Math"/>
                  <w:sz w:val="24"/>
                  <w:lang w:val="en-US" w:eastAsia="zh-CN"/>
                </w:rPr>
                <m:t>#(3.5.2−6)</m:t>
              </m:r>
              <m:ctrlPr>
                <w:rPr>
                  <w:rFonts w:hint="default" w:hAnsi="Cambria Math"/>
                  <w:i w:val="0"/>
                  <w:sz w:val="24"/>
                  <w:lang w:val="en-US" w:eastAsia="zh-CN"/>
                </w:rPr>
              </m:ctrlPr>
            </m:e>
          </m:eqArr>
        </m:oMath>
      </m:oMathPara>
    </w:p>
    <w:p w14:paraId="582FC9FD">
      <w:pPr>
        <w:ind w:firstLine="480"/>
        <w:rPr>
          <w:rFonts w:hint="default" w:hAnsi="Cambria Math"/>
          <w:i w:val="0"/>
          <w:sz w:val="24"/>
          <w:lang w:val="en-US" w:eastAsia="zh-CN"/>
        </w:rPr>
      </w:pPr>
    </w:p>
    <w:p w14:paraId="5DD5DAE8">
      <w:pPr>
        <w:ind w:firstLine="480"/>
        <w:rPr>
          <w:rFonts w:hint="eastAsia"/>
        </w:rPr>
      </w:pPr>
      <w:r>
        <w:rPr>
          <w:rFonts w:hint="eastAsia"/>
        </w:rPr>
        <w:t>SSIM（结构相似性）从亮度、对比度和结构三个维度综合评估图像质量：</w:t>
      </w:r>
    </w:p>
    <w:p w14:paraId="6CE6F671">
      <w:pPr>
        <w:ind w:firstLine="480"/>
        <w:rPr>
          <w:rFonts w:hint="eastAsia" w:eastAsia="宋体"/>
          <w:lang w:eastAsia="zh-CN"/>
        </w:rPr>
      </w:pPr>
      <w:r>
        <w:rPr>
          <w:rFonts w:hint="eastAsia"/>
          <w:lang w:val="en-US" w:eastAsia="zh-CN"/>
        </w:rPr>
        <w:t>公式</w:t>
      </w:r>
      <w:r>
        <w:rPr>
          <w:rFonts w:hint="eastAsia"/>
        </w:rPr>
        <w:t xml:space="preserve"> SSIM </w:t>
      </w:r>
      <w:r>
        <w:rPr>
          <w:rFonts w:hint="eastAsia"/>
          <w:lang w:val="en-US" w:eastAsia="zh-CN"/>
        </w:rPr>
        <w:t>如下所示</w:t>
      </w:r>
      <w:r>
        <w:rPr>
          <w:rFonts w:hint="eastAsia"/>
          <w:lang w:eastAsia="zh-CN"/>
        </w:rPr>
        <w:t>：</w:t>
      </w:r>
    </w:p>
    <w:p w14:paraId="3D3A5C85">
      <w:pPr>
        <w:ind w:firstLine="480"/>
        <w:rPr>
          <w:rFonts w:hint="default" w:hAnsi="Cambria Math"/>
          <w:i w:val="0"/>
          <w:sz w:val="24"/>
          <w:lang w:val="en-US" w:eastAsia="zh-CN"/>
        </w:rPr>
      </w:pPr>
      <m:oMathPara>
        <m:oMath>
          <m:eqArr>
            <m:eqArrPr>
              <m:maxDist m:val="1"/>
              <m:ctrlPr>
                <w:rPr>
                  <w:rFonts w:hint="default" w:hAnsi="Cambria Math"/>
                  <w:i w:val="0"/>
                  <w:sz w:val="24"/>
                  <w:lang w:val="en-US" w:eastAsia="zh-CN"/>
                </w:rPr>
              </m:ctrlPr>
            </m:eqArrPr>
            <m:e>
              <m:r>
                <m:rPr/>
                <w:rPr>
                  <w:rFonts w:hint="default" w:ascii="Cambria Math" w:hAnsi="Cambria Math" w:eastAsia="宋体"/>
                  <w:sz w:val="24"/>
                </w:rPr>
                <m:t>l(x,y)=</m:t>
              </m:r>
              <m:f>
                <m:fPr>
                  <m:ctrlPr>
                    <w:rPr>
                      <w:rFonts w:hint="default" w:ascii="Cambria Math" w:hAnsi="Cambria Math" w:eastAsia="宋体"/>
                      <w:sz w:val="24"/>
                    </w:rPr>
                  </m:ctrlPr>
                </m:fPr>
                <m:num>
                  <m:r>
                    <m:rPr/>
                    <w:rPr>
                      <w:rFonts w:hint="default" w:ascii="Cambria Math" w:hAnsi="Cambria Math" w:eastAsia="宋体"/>
                      <w:sz w:val="24"/>
                    </w:rPr>
                    <m:t>2</m:t>
                  </m:r>
                  <m:sSub>
                    <m:sSubPr>
                      <m:ctrlPr>
                        <w:rPr>
                          <w:rFonts w:hint="default" w:ascii="Cambria Math" w:hAnsi="Cambria Math" w:eastAsia="宋体"/>
                          <w:sz w:val="24"/>
                        </w:rPr>
                      </m:ctrlPr>
                    </m:sSubPr>
                    <m:e>
                      <m:r>
                        <m:rPr/>
                        <w:rPr>
                          <w:rFonts w:hint="default" w:ascii="Cambria Math" w:hAnsi="Cambria Math" w:eastAsia="宋体"/>
                          <w:sz w:val="24"/>
                        </w:rPr>
                        <m:t>μ</m:t>
                      </m:r>
                      <m:ctrlPr>
                        <w:rPr>
                          <w:rFonts w:ascii="Cambria Math" w:hAnsi="Cambria Math" w:eastAsia="宋体"/>
                          <w:sz w:val="24"/>
                        </w:rPr>
                      </m:ctrlPr>
                    </m:e>
                    <m:sub>
                      <m:r>
                        <m:rPr/>
                        <w:rPr>
                          <w:rFonts w:hint="default" w:ascii="Cambria Math" w:hAnsi="Cambria Math" w:eastAsia="宋体"/>
                          <w:sz w:val="24"/>
                        </w:rPr>
                        <m:t>x</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μ</m:t>
                      </m:r>
                      <m:ctrlPr>
                        <w:rPr>
                          <w:rFonts w:ascii="Cambria Math" w:hAnsi="Cambria Math" w:eastAsia="宋体"/>
                          <w:sz w:val="24"/>
                        </w:rPr>
                      </m:ctrlPr>
                    </m:e>
                    <m:sub>
                      <m:r>
                        <m:rPr/>
                        <w:rPr>
                          <w:rFonts w:hint="default" w:ascii="Cambria Math" w:hAnsi="Cambria Math" w:eastAsia="宋体"/>
                          <w:sz w:val="24"/>
                        </w:rPr>
                        <m:t>y</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ctrlPr>
                    <w:rPr>
                      <w:rFonts w:hint="default" w:ascii="Cambria Math" w:hAnsi="Cambria Math" w:eastAsia="宋体"/>
                      <w:sz w:val="24"/>
                    </w:rPr>
                  </m:ctrlPr>
                </m:num>
                <m:den>
                  <m:sSubSup>
                    <m:sSubSupPr>
                      <m:ctrlPr>
                        <w:rPr>
                          <w:rFonts w:hint="default" w:ascii="Cambria Math" w:hAnsi="Cambria Math" w:eastAsia="宋体"/>
                          <w:sz w:val="24"/>
                        </w:rPr>
                      </m:ctrlPr>
                    </m:sSubSupPr>
                    <m:e>
                      <m:r>
                        <m:rPr/>
                        <w:rPr>
                          <w:rFonts w:hint="default" w:ascii="Cambria Math" w:hAnsi="Cambria Math" w:eastAsia="宋体"/>
                          <w:sz w:val="24"/>
                        </w:rPr>
                        <m:t>μ</m:t>
                      </m:r>
                      <m:ctrlPr>
                        <w:rPr>
                          <w:rFonts w:ascii="Cambria Math" w:hAnsi="Cambria Math" w:eastAsia="宋体"/>
                          <w:sz w:val="24"/>
                        </w:rPr>
                      </m:ctrlPr>
                    </m:e>
                    <m:sub>
                      <m:r>
                        <m:rPr/>
                        <w:rPr>
                          <w:rFonts w:hint="default" w:ascii="Cambria Math" w:hAnsi="Cambria Math" w:eastAsia="宋体"/>
                          <w:sz w:val="24"/>
                        </w:rPr>
                        <m:t>x</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μ</m:t>
                      </m:r>
                      <m:ctrlPr>
                        <w:rPr>
                          <w:rFonts w:ascii="Cambria Math" w:hAnsi="Cambria Math" w:eastAsia="宋体"/>
                          <w:sz w:val="24"/>
                        </w:rPr>
                      </m:ctrlPr>
                    </m:e>
                    <m:sub>
                      <m:r>
                        <m:rPr/>
                        <w:rPr>
                          <w:rFonts w:hint="default" w:ascii="Cambria Math" w:hAnsi="Cambria Math" w:eastAsia="宋体"/>
                          <w:sz w:val="24"/>
                        </w:rPr>
                        <m:t>y</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ctrlPr>
                    <w:rPr>
                      <w:rFonts w:hint="default" w:ascii="Cambria Math" w:hAnsi="Cambria Math" w:eastAsia="宋体"/>
                      <w:sz w:val="24"/>
                    </w:rPr>
                  </m:ctrlPr>
                </m:den>
              </m:f>
              <m:r>
                <m:rPr>
                  <m:sty m:val="p"/>
                </m:rPr>
                <w:rPr>
                  <w:rFonts w:hint="default" w:ascii="Cambria Math" w:hAnsi="Cambria Math"/>
                  <w:sz w:val="24"/>
                  <w:lang w:val="en-US" w:eastAsia="zh-CN"/>
                </w:rPr>
                <m:t>#(3.5.2−7)</m:t>
              </m:r>
              <m:ctrlPr>
                <w:rPr>
                  <w:rFonts w:hint="default" w:hAnsi="Cambria Math"/>
                  <w:i w:val="0"/>
                  <w:sz w:val="24"/>
                  <w:lang w:val="en-US" w:eastAsia="zh-CN"/>
                </w:rPr>
              </m:ctrlPr>
            </m:e>
          </m:eqArr>
        </m:oMath>
      </m:oMathPara>
    </w:p>
    <w:p w14:paraId="7CC9D2E1">
      <w:pPr>
        <w:ind w:firstLine="480"/>
        <w:rPr>
          <w:rFonts w:hint="default" w:hAnsi="Cambria Math"/>
          <w:i w:val="0"/>
          <w:sz w:val="24"/>
          <w:lang w:val="en-US" w:eastAsia="zh-CN"/>
        </w:rPr>
      </w:pPr>
    </w:p>
    <w:p w14:paraId="7765A5C2">
      <w:pPr>
        <w:ind w:firstLine="480"/>
        <w:rPr>
          <w:rFonts w:hint="default" w:hAnsi="Cambria Math"/>
          <w:i w:val="0"/>
          <w:sz w:val="24"/>
          <w:lang w:val="en-US" w:eastAsia="zh-CN"/>
        </w:rPr>
      </w:pPr>
      <m:oMathPara>
        <m:oMath>
          <m:eqArr>
            <m:eqArrPr>
              <m:maxDist m:val="1"/>
              <m:ctrlPr>
                <w:rPr>
                  <w:rFonts w:hint="default" w:hAnsi="Cambria Math"/>
                  <w:i w:val="0"/>
                  <w:sz w:val="24"/>
                  <w:lang w:val="en-US" w:eastAsia="zh-CN"/>
                </w:rPr>
              </m:ctrlPr>
            </m:eqArrPr>
            <m:e>
              <m:r>
                <m:rPr/>
                <w:rPr>
                  <w:rFonts w:hint="default" w:ascii="Cambria Math" w:hAnsi="Cambria Math" w:eastAsia="宋体"/>
                  <w:sz w:val="24"/>
                </w:rPr>
                <m:t>c(x,y)=</m:t>
              </m:r>
              <m:f>
                <m:fPr>
                  <m:ctrlPr>
                    <w:rPr>
                      <w:rFonts w:hint="default" w:ascii="Cambria Math" w:hAnsi="Cambria Math" w:eastAsia="宋体"/>
                      <w:sz w:val="24"/>
                    </w:rPr>
                  </m:ctrlPr>
                </m:fPr>
                <m:num>
                  <m:r>
                    <m:rPr/>
                    <w:rPr>
                      <w:rFonts w:hint="default" w:ascii="Cambria Math" w:hAnsi="Cambria Math" w:eastAsia="宋体"/>
                      <w:sz w:val="24"/>
                    </w:rPr>
                    <m:t>2</m:t>
                  </m:r>
                  <m:sSub>
                    <m:sSubPr>
                      <m:ctrlPr>
                        <w:rPr>
                          <w:rFonts w:hint="default" w:ascii="Cambria Math" w:hAnsi="Cambria Math" w:eastAsia="宋体"/>
                          <w:sz w:val="24"/>
                        </w:rPr>
                      </m:ctrlPr>
                    </m:sSubPr>
                    <m:e>
                      <m:r>
                        <m:rPr/>
                        <w:rPr>
                          <w:rFonts w:hint="default" w:ascii="Cambria Math" w:hAnsi="Cambria Math" w:eastAsia="宋体"/>
                          <w:sz w:val="24"/>
                        </w:rPr>
                        <m:t>σ</m:t>
                      </m:r>
                      <m:ctrlPr>
                        <w:rPr>
                          <w:rFonts w:ascii="Cambria Math" w:hAnsi="Cambria Math" w:eastAsia="宋体"/>
                          <w:sz w:val="24"/>
                        </w:rPr>
                      </m:ctrlPr>
                    </m:e>
                    <m:sub>
                      <m:r>
                        <m:rPr/>
                        <w:rPr>
                          <w:rFonts w:hint="default" w:ascii="Cambria Math" w:hAnsi="Cambria Math" w:eastAsia="宋体"/>
                          <w:sz w:val="24"/>
                        </w:rPr>
                        <m:t>x</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σ</m:t>
                      </m:r>
                      <m:ctrlPr>
                        <w:rPr>
                          <w:rFonts w:ascii="Cambria Math" w:hAnsi="Cambria Math" w:eastAsia="宋体"/>
                          <w:sz w:val="24"/>
                        </w:rPr>
                      </m:ctrlPr>
                    </m:e>
                    <m:sub>
                      <m:r>
                        <m:rPr/>
                        <w:rPr>
                          <w:rFonts w:hint="default" w:ascii="Cambria Math" w:hAnsi="Cambria Math" w:eastAsia="宋体"/>
                          <w:sz w:val="24"/>
                        </w:rPr>
                        <m:t>y</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ctrlPr>
                    <w:rPr>
                      <w:rFonts w:hint="default" w:ascii="Cambria Math" w:hAnsi="Cambria Math" w:eastAsia="宋体"/>
                      <w:sz w:val="24"/>
                    </w:rPr>
                  </m:ctrlPr>
                </m:num>
                <m:den>
                  <m:sSubSup>
                    <m:sSubSupPr>
                      <m:ctrlPr>
                        <w:rPr>
                          <w:rFonts w:hint="default" w:ascii="Cambria Math" w:hAnsi="Cambria Math" w:eastAsia="宋体"/>
                          <w:sz w:val="24"/>
                        </w:rPr>
                      </m:ctrlPr>
                    </m:sSubSupPr>
                    <m:e>
                      <m:r>
                        <m:rPr/>
                        <w:rPr>
                          <w:rFonts w:hint="default" w:ascii="Cambria Math" w:hAnsi="Cambria Math" w:eastAsia="宋体"/>
                          <w:sz w:val="24"/>
                        </w:rPr>
                        <m:t>σ</m:t>
                      </m:r>
                      <m:ctrlPr>
                        <w:rPr>
                          <w:rFonts w:ascii="Cambria Math" w:hAnsi="Cambria Math" w:eastAsia="宋体"/>
                          <w:sz w:val="24"/>
                        </w:rPr>
                      </m:ctrlPr>
                    </m:e>
                    <m:sub>
                      <m:r>
                        <m:rPr/>
                        <w:rPr>
                          <w:rFonts w:hint="default" w:ascii="Cambria Math" w:hAnsi="Cambria Math" w:eastAsia="宋体"/>
                          <w:sz w:val="24"/>
                        </w:rPr>
                        <m:t>x</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σ</m:t>
                      </m:r>
                      <m:ctrlPr>
                        <w:rPr>
                          <w:rFonts w:ascii="Cambria Math" w:hAnsi="Cambria Math" w:eastAsia="宋体"/>
                          <w:sz w:val="24"/>
                        </w:rPr>
                      </m:ctrlPr>
                    </m:e>
                    <m:sub>
                      <m:r>
                        <m:rPr/>
                        <w:rPr>
                          <w:rFonts w:hint="default" w:ascii="Cambria Math" w:hAnsi="Cambria Math" w:eastAsia="宋体"/>
                          <w:sz w:val="24"/>
                        </w:rPr>
                        <m:t>y</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ctrlPr>
                    <w:rPr>
                      <w:rFonts w:hint="default" w:ascii="Cambria Math" w:hAnsi="Cambria Math" w:eastAsia="宋体"/>
                      <w:sz w:val="24"/>
                    </w:rPr>
                  </m:ctrlPr>
                </m:den>
              </m:f>
              <m:r>
                <m:rPr>
                  <m:sty m:val="p"/>
                </m:rPr>
                <w:rPr>
                  <w:rFonts w:hint="default" w:ascii="Cambria Math" w:hAnsi="Cambria Math"/>
                  <w:sz w:val="24"/>
                  <w:lang w:val="en-US" w:eastAsia="zh-CN"/>
                </w:rPr>
                <m:t>#(3.5.2−8)</m:t>
              </m:r>
              <m:ctrlPr>
                <w:rPr>
                  <w:rFonts w:hint="default" w:hAnsi="Cambria Math"/>
                  <w:i w:val="0"/>
                  <w:sz w:val="24"/>
                  <w:lang w:val="en-US" w:eastAsia="zh-CN"/>
                </w:rPr>
              </m:ctrlPr>
            </m:e>
          </m:eqArr>
        </m:oMath>
      </m:oMathPara>
    </w:p>
    <w:p w14:paraId="10D5CA81">
      <w:pPr>
        <w:ind w:firstLine="480"/>
        <w:rPr>
          <w:rFonts w:hint="default" w:hAnsi="Cambria Math"/>
          <w:i w:val="0"/>
          <w:sz w:val="24"/>
          <w:lang w:val="en-US" w:eastAsia="zh-CN"/>
        </w:rPr>
      </w:pPr>
    </w:p>
    <w:p w14:paraId="4C5C3CFF">
      <w:pPr>
        <w:ind w:firstLine="480"/>
        <w:rPr>
          <w:rFonts w:hint="default" w:hAnsi="Cambria Math"/>
          <w:i w:val="0"/>
          <w:sz w:val="24"/>
          <w:lang w:val="en-US" w:eastAsia="zh-CN"/>
        </w:rPr>
      </w:pPr>
      <m:oMathPara>
        <m:oMath>
          <m:eqArr>
            <m:eqArrPr>
              <m:maxDist m:val="1"/>
              <m:ctrlPr>
                <w:rPr>
                  <w:rFonts w:hint="default" w:hAnsi="Cambria Math"/>
                  <w:i w:val="0"/>
                  <w:sz w:val="24"/>
                  <w:lang w:val="en-US" w:eastAsia="zh-CN"/>
                </w:rPr>
              </m:ctrlPr>
            </m:eqArrPr>
            <m:e>
              <m:r>
                <m:rPr/>
                <w:rPr>
                  <w:rFonts w:hint="default" w:ascii="Cambria Math" w:hAnsi="Cambria Math" w:eastAsia="宋体"/>
                  <w:sz w:val="24"/>
                </w:rPr>
                <m:t>s(x,y)=</m:t>
              </m:r>
              <m:f>
                <m:fPr>
                  <m:ctrlPr>
                    <w:rPr>
                      <w:rFonts w:hint="default" w:ascii="Cambria Math" w:hAnsi="Cambria Math" w:eastAsia="宋体"/>
                      <w:sz w:val="24"/>
                    </w:rPr>
                  </m:ctrlPr>
                </m:fPr>
                <m:num>
                  <m:sSub>
                    <m:sSubPr>
                      <m:ctrlPr>
                        <w:rPr>
                          <w:rFonts w:hint="default" w:ascii="Cambria Math" w:hAnsi="Cambria Math" w:eastAsia="宋体"/>
                          <w:sz w:val="24"/>
                        </w:rPr>
                      </m:ctrlPr>
                    </m:sSubPr>
                    <m:e>
                      <m:r>
                        <m:rPr/>
                        <w:rPr>
                          <w:rFonts w:hint="default" w:ascii="Cambria Math" w:hAnsi="Cambria Math" w:eastAsia="宋体"/>
                          <w:sz w:val="24"/>
                        </w:rPr>
                        <m:t>σ</m:t>
                      </m:r>
                      <m:ctrlPr>
                        <w:rPr>
                          <w:rFonts w:ascii="Cambria Math" w:hAnsi="Cambria Math" w:eastAsia="宋体"/>
                          <w:sz w:val="24"/>
                        </w:rPr>
                      </m:ctrlPr>
                    </m:e>
                    <m:sub>
                      <m:r>
                        <m:rPr/>
                        <w:rPr>
                          <w:rFonts w:hint="default" w:ascii="Cambria Math" w:hAnsi="Cambria Math" w:eastAsia="宋体"/>
                          <w:sz w:val="24"/>
                        </w:rPr>
                        <m:t>xy</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ctrlPr>
                    <w:rPr>
                      <w:rFonts w:hint="default" w:ascii="Cambria Math" w:hAnsi="Cambria Math" w:eastAsia="宋体"/>
                      <w:sz w:val="24"/>
                    </w:rPr>
                  </m:ctrlPr>
                </m:num>
                <m:den>
                  <m:sSub>
                    <m:sSubPr>
                      <m:ctrlPr>
                        <w:rPr>
                          <w:rFonts w:hint="default" w:ascii="Cambria Math" w:hAnsi="Cambria Math" w:eastAsia="宋体"/>
                          <w:sz w:val="24"/>
                        </w:rPr>
                      </m:ctrlPr>
                    </m:sSubPr>
                    <m:e>
                      <m:r>
                        <m:rPr/>
                        <w:rPr>
                          <w:rFonts w:hint="default" w:ascii="Cambria Math" w:hAnsi="Cambria Math" w:eastAsia="宋体"/>
                          <w:sz w:val="24"/>
                        </w:rPr>
                        <m:t>σ</m:t>
                      </m:r>
                      <m:ctrlPr>
                        <w:rPr>
                          <w:rFonts w:ascii="Cambria Math" w:hAnsi="Cambria Math" w:eastAsia="宋体"/>
                          <w:sz w:val="24"/>
                        </w:rPr>
                      </m:ctrlPr>
                    </m:e>
                    <m:sub>
                      <m:r>
                        <m:rPr/>
                        <w:rPr>
                          <w:rFonts w:hint="default" w:ascii="Cambria Math" w:hAnsi="Cambria Math" w:eastAsia="宋体"/>
                          <w:sz w:val="24"/>
                        </w:rPr>
                        <m:t>x</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σ</m:t>
                      </m:r>
                      <m:ctrlPr>
                        <w:rPr>
                          <w:rFonts w:ascii="Cambria Math" w:hAnsi="Cambria Math" w:eastAsia="宋体"/>
                          <w:sz w:val="24"/>
                        </w:rPr>
                      </m:ctrlPr>
                    </m:e>
                    <m:sub>
                      <m:r>
                        <m:rPr/>
                        <w:rPr>
                          <w:rFonts w:hint="default" w:ascii="Cambria Math" w:hAnsi="Cambria Math" w:eastAsia="宋体"/>
                          <w:sz w:val="24"/>
                        </w:rPr>
                        <m:t>y</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ctrlPr>
                    <w:rPr>
                      <w:rFonts w:hint="default" w:ascii="Cambria Math" w:hAnsi="Cambria Math" w:eastAsia="宋体"/>
                      <w:sz w:val="24"/>
                    </w:rPr>
                  </m:ctrlPr>
                </m:den>
              </m:f>
              <m:r>
                <m:rPr>
                  <m:sty m:val="p"/>
                </m:rPr>
                <w:rPr>
                  <w:rFonts w:hint="default" w:ascii="Cambria Math" w:hAnsi="Cambria Math"/>
                  <w:sz w:val="24"/>
                  <w:lang w:val="en-US" w:eastAsia="zh-CN"/>
                </w:rPr>
                <m:t>#(3.5.2−9)</m:t>
              </m:r>
              <m:ctrlPr>
                <w:rPr>
                  <w:rFonts w:hint="default" w:hAnsi="Cambria Math"/>
                  <w:i w:val="0"/>
                  <w:sz w:val="24"/>
                  <w:lang w:val="en-US" w:eastAsia="zh-CN"/>
                </w:rPr>
              </m:ctrlPr>
            </m:e>
          </m:eqArr>
        </m:oMath>
      </m:oMathPara>
    </w:p>
    <w:p w14:paraId="320959F4">
      <w:pPr>
        <w:ind w:firstLine="480"/>
        <w:rPr>
          <w:rFonts w:hint="default" w:hAnsi="Cambria Math"/>
          <w:i w:val="0"/>
          <w:sz w:val="24"/>
          <w:lang w:val="en-US" w:eastAsia="zh-CN"/>
        </w:rPr>
      </w:pPr>
    </w:p>
    <w:p w14:paraId="37713291">
      <w:pPr>
        <w:ind w:firstLine="480"/>
        <w:rPr>
          <w:rFonts w:hint="default" w:hAnsi="Cambria Math"/>
          <w:i w:val="0"/>
          <w:sz w:val="24"/>
          <w:lang w:val="en-US" w:eastAsia="zh-CN"/>
        </w:rPr>
      </w:pPr>
      <m:oMathPara>
        <m:oMath>
          <m:eqArr>
            <m:eqArrPr>
              <m:maxDist m:val="1"/>
              <m:ctrlPr>
                <w:rPr>
                  <w:rFonts w:hint="default" w:hAnsi="Cambria Math"/>
                  <w:i w:val="0"/>
                  <w:sz w:val="24"/>
                  <w:lang w:val="en-US" w:eastAsia="zh-CN"/>
                </w:rPr>
              </m:ctrlPr>
            </m:eqArrPr>
            <m:e>
              <m:r>
                <m:rPr/>
                <w:rPr>
                  <w:rFonts w:hint="default" w:ascii="Cambria Math" w:hAnsi="Cambria Math" w:eastAsia="宋体"/>
                  <w:sz w:val="24"/>
                </w:rPr>
                <m:t>SSIM(x,y)=[l(x,y)</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α</m:t>
                  </m:r>
                  <m:ctrlPr>
                    <w:rPr>
                      <w:rFonts w:ascii="Cambria Math" w:hAnsi="Cambria Math" w:eastAsia="宋体"/>
                      <w:sz w:val="24"/>
                    </w:rPr>
                  </m:ctrlPr>
                </m:sup>
              </m:sSup>
              <m:r>
                <m:rPr/>
                <w:rPr>
                  <w:rFonts w:hint="default" w:ascii="Cambria Math" w:hAnsi="Cambria Math" w:eastAsia="宋体"/>
                  <w:sz w:val="24"/>
                </w:rPr>
                <m:t>⋅[c(x,y)</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β</m:t>
                  </m:r>
                  <m:ctrlPr>
                    <w:rPr>
                      <w:rFonts w:ascii="Cambria Math" w:hAnsi="Cambria Math" w:eastAsia="宋体"/>
                      <w:sz w:val="24"/>
                    </w:rPr>
                  </m:ctrlPr>
                </m:sup>
              </m:sSup>
              <m:r>
                <m:rPr/>
                <w:rPr>
                  <w:rFonts w:hint="default" w:ascii="Cambria Math" w:hAnsi="Cambria Math" w:eastAsia="宋体"/>
                  <w:sz w:val="24"/>
                </w:rPr>
                <m:t>⋅[s(x,y)</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γ</m:t>
                  </m:r>
                  <m:ctrlPr>
                    <w:rPr>
                      <w:rFonts w:ascii="Cambria Math" w:hAnsi="Cambria Math" w:eastAsia="宋体"/>
                      <w:sz w:val="24"/>
                    </w:rPr>
                  </m:ctrlPr>
                </m:sup>
              </m:sSup>
              <m:r>
                <m:rPr>
                  <m:sty m:val="p"/>
                </m:rPr>
                <w:rPr>
                  <w:rFonts w:hint="default" w:ascii="Cambria Math" w:hAnsi="Cambria Math"/>
                  <w:sz w:val="24"/>
                  <w:lang w:val="en-US" w:eastAsia="zh-CN"/>
                </w:rPr>
                <m:t>#(3.5.2−10)</m:t>
              </m:r>
              <m:ctrlPr>
                <w:rPr>
                  <w:rFonts w:hint="default" w:hAnsi="Cambria Math"/>
                  <w:i w:val="0"/>
                  <w:sz w:val="24"/>
                  <w:lang w:val="en-US" w:eastAsia="zh-CN"/>
                </w:rPr>
              </m:ctrlPr>
            </m:e>
          </m:eqArr>
        </m:oMath>
      </m:oMathPara>
    </w:p>
    <w:p w14:paraId="545488C1">
      <w:pPr>
        <w:ind w:firstLine="480"/>
        <w:rPr>
          <w:rFonts w:hint="default" w:hAnsi="Cambria Math"/>
          <w:i w:val="0"/>
          <w:sz w:val="24"/>
          <w:lang w:val="en-US" w:eastAsia="zh-CN"/>
        </w:rPr>
      </w:pPr>
    </w:p>
    <w:p w14:paraId="0A2A781B">
      <w:pPr>
        <w:ind w:firstLine="480"/>
        <w:rPr>
          <w:rFonts w:hint="eastAsia"/>
        </w:rPr>
      </w:pPr>
      <w:r>
        <w:rPr>
          <w:rFonts w:hint="eastAsia"/>
        </w:rPr>
        <w:t>其中 μ 为局部均值，σ 为标准差，C₁=(0.01×255)²、C₂=(0.03×255)² 为稳定常数。</w:t>
      </w:r>
    </w:p>
    <w:p w14:paraId="5A602918">
      <w:pPr>
        <w:ind w:firstLine="480"/>
        <w:rPr>
          <w:rFonts w:hint="eastAsia"/>
        </w:rPr>
      </w:pPr>
      <w:r>
        <w:rPr>
          <w:rFonts w:hint="eastAsia"/>
        </w:rPr>
        <w:t>系统实现采用 α=β=γ=1 的简化形式，以 11×11 高斯窗口（σ=1.5）逐像素滑动计算局部 SSIM 值，最终取全局均值作为整图的结构相似度得分。</w:t>
      </w:r>
    </w:p>
    <w:p w14:paraId="7C0C33F9">
      <w:pPr>
        <w:ind w:firstLine="480"/>
        <w:rPr>
          <w:rFonts w:hint="eastAsia"/>
        </w:rPr>
      </w:pPr>
      <w:r>
        <w:rPr>
          <w:rFonts w:hint="eastAsia"/>
        </w:rPr>
        <w:t>PSNR和SSIM的实现基于图像处理领域的标准计算方法</w:t>
      </w:r>
      <w:r>
        <w:rPr>
          <w:rFonts w:hint="eastAsia"/>
          <w:lang w:eastAsia="zh-CN"/>
        </w:rPr>
        <w:t>，</w:t>
      </w:r>
      <w:r>
        <w:rPr>
          <w:rFonts w:hint="eastAsia"/>
          <w:lang w:val="en-US" w:eastAsia="zh-CN"/>
        </w:rPr>
        <w:t>代码如下</w:t>
      </w:r>
      <w:r>
        <w:rPr>
          <w:rFonts w:hint="eastAsia"/>
          <w:lang w:val="en-US" w:eastAsia="zh-CN"/>
        </w:rPr>
        <w:fldChar w:fldCharType="begin"/>
      </w:r>
      <w:r>
        <w:rPr>
          <w:rFonts w:hint="eastAsia"/>
          <w:lang w:val="en-US" w:eastAsia="zh-CN"/>
        </w:rPr>
        <w:instrText xml:space="preserve"> REF _Ref26071 \h </w:instrText>
      </w:r>
      <w:r>
        <w:rPr>
          <w:rFonts w:hint="eastAsia"/>
          <w:lang w:val="en-US" w:eastAsia="zh-CN"/>
        </w:rPr>
        <w:fldChar w:fldCharType="separate"/>
      </w:r>
      <w:r>
        <w:rPr>
          <w:rFonts w:hint="eastAsia" w:ascii="宋体" w:hAnsi="宋体" w:eastAsia="宋体" w:cs="宋体"/>
          <w:b/>
          <w:bCs/>
          <w:sz w:val="21"/>
          <w:szCs w:val="21"/>
        </w:rPr>
        <w:t>图 19</w:t>
      </w:r>
      <w:r>
        <w:rPr>
          <w:rFonts w:hint="eastAsia"/>
          <w:lang w:val="en-US" w:eastAsia="zh-CN"/>
        </w:rPr>
        <w:fldChar w:fldCharType="end"/>
      </w:r>
      <w:r>
        <w:rPr>
          <w:rFonts w:hint="eastAsia"/>
          <w:lang w:val="en-US" w:eastAsia="zh-CN"/>
        </w:rPr>
        <w:t>所示</w:t>
      </w:r>
      <w:r>
        <w:rPr>
          <w:rFonts w:hint="eastAsia"/>
        </w:rPr>
        <w:t>：</w:t>
      </w:r>
    </w:p>
    <w:p w14:paraId="764CC72A">
      <w:pPr>
        <w:spacing w:line="24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756275" cy="3483610"/>
            <wp:effectExtent l="0" t="0" r="4445" b="13970"/>
            <wp:docPr id="31" name="图片 31" descr="3.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3.5.3-1"/>
                    <pic:cNvPicPr>
                      <a:picLocks noChangeAspect="1"/>
                    </pic:cNvPicPr>
                  </pic:nvPicPr>
                  <pic:blipFill>
                    <a:blip r:embed="rId34"/>
                    <a:stretch>
                      <a:fillRect/>
                    </a:stretch>
                  </pic:blipFill>
                  <pic:spPr>
                    <a:xfrm>
                      <a:off x="0" y="0"/>
                      <a:ext cx="5756275" cy="3483610"/>
                    </a:xfrm>
                    <a:prstGeom prst="rect">
                      <a:avLst/>
                    </a:prstGeom>
                  </pic:spPr>
                </pic:pic>
              </a:graphicData>
            </a:graphic>
          </wp:inline>
        </w:drawing>
      </w:r>
    </w:p>
    <w:p w14:paraId="0E738BF2">
      <w:pPr>
        <w:pStyle w:val="8"/>
        <w:spacing w:line="240" w:lineRule="auto"/>
        <w:ind w:left="0" w:leftChars="0" w:firstLine="0" w:firstLineChars="0"/>
        <w:jc w:val="center"/>
        <w:rPr>
          <w:rFonts w:hint="eastAsia" w:ascii="宋体" w:hAnsi="宋体" w:eastAsia="宋体" w:cs="宋体"/>
          <w:b/>
          <w:bCs/>
          <w:sz w:val="21"/>
          <w:szCs w:val="21"/>
          <w:lang w:eastAsia="zh-CN"/>
        </w:rPr>
      </w:pPr>
      <w:bookmarkStart w:id="95" w:name="_Ref26071"/>
      <w:r>
        <w:rPr>
          <w:rFonts w:hint="eastAsia" w:ascii="宋体" w:hAnsi="宋体" w:eastAsia="宋体" w:cs="宋体"/>
          <w:b/>
          <w:bCs/>
          <w:sz w:val="21"/>
          <w:szCs w:val="21"/>
        </w:rPr>
        <w:t xml:space="preserve">图 </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图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19</w:t>
      </w:r>
      <w:r>
        <w:rPr>
          <w:rFonts w:hint="eastAsia" w:ascii="宋体" w:hAnsi="宋体" w:eastAsia="宋体" w:cs="宋体"/>
          <w:b/>
          <w:bCs/>
          <w:sz w:val="21"/>
          <w:szCs w:val="21"/>
        </w:rPr>
        <w:fldChar w:fldCharType="end"/>
      </w:r>
      <w:bookmarkEnd w:id="95"/>
      <w:r>
        <w:rPr>
          <w:rFonts w:hint="eastAsia" w:ascii="宋体" w:hAnsi="宋体" w:eastAsia="宋体" w:cs="宋体"/>
          <w:b/>
          <w:bCs/>
          <w:sz w:val="21"/>
          <w:szCs w:val="21"/>
          <w:lang w:eastAsia="zh-CN"/>
        </w:rPr>
        <w:t>PSNR和SSIM的实现</w:t>
      </w:r>
    </w:p>
    <w:p w14:paraId="2D8F8B8B">
      <w:pPr>
        <w:ind w:firstLine="480"/>
        <w:rPr>
          <w:rFonts w:hint="eastAsia"/>
        </w:rPr>
      </w:pPr>
      <w:r>
        <w:rPr>
          <w:rFonts w:hint="eastAsia"/>
        </w:rPr>
        <w:t>SSIM的计算采用11x11的高斯窗口估计局</w:t>
      </w:r>
      <w:r>
        <w:rPr>
          <w:rFonts w:hint="eastAsia"/>
          <w:lang w:val="en-US" w:eastAsia="zh-CN"/>
        </w:rPr>
        <w:tab/>
      </w:r>
      <w:r>
        <w:rPr>
          <w:rFonts w:hint="eastAsia"/>
        </w:rPr>
        <w:t>部统计量，其中C1和C2是稳定性常数，防止分母接近零时出现除零错误。</w:t>
      </w:r>
    </w:p>
    <w:p w14:paraId="77055389">
      <w:pPr>
        <w:pStyle w:val="4"/>
        <w:spacing w:before="156" w:after="156"/>
        <w:rPr>
          <w:rFonts w:hint="eastAsia"/>
        </w:rPr>
      </w:pPr>
      <w:bookmarkStart w:id="96" w:name="_Toc14563"/>
      <w:r>
        <w:rPr>
          <w:rFonts w:hint="eastAsia"/>
        </w:rPr>
        <w:t>3.5.3 评测流程设计</w:t>
      </w:r>
      <w:bookmarkEnd w:id="96"/>
    </w:p>
    <w:p w14:paraId="36BF54C9">
      <w:pPr>
        <w:ind w:firstLine="480"/>
        <w:rPr>
          <w:rFonts w:hint="eastAsia"/>
        </w:rPr>
      </w:pPr>
      <w:r>
        <w:rPr>
          <w:rFonts w:hint="eastAsia"/>
        </w:rPr>
        <w:t>评测流程由</w:t>
      </w:r>
      <w:r>
        <w:rPr>
          <w:rFonts w:hint="eastAsia"/>
        </w:rPr>
        <w:fldChar w:fldCharType="begin"/>
      </w:r>
      <w:r>
        <w:rPr>
          <w:rFonts w:hint="eastAsia"/>
        </w:rPr>
        <w:instrText xml:space="preserve"> HYPERLINK "E:/Workspace/bishe-1/backend/services/benchmark/runner.py" </w:instrText>
      </w:r>
      <w:r>
        <w:rPr>
          <w:rFonts w:hint="eastAsia"/>
        </w:rPr>
        <w:fldChar w:fldCharType="separate"/>
      </w:r>
      <w:r>
        <w:rPr>
          <w:rFonts w:hint="eastAsia"/>
        </w:rPr>
        <w:t>BenchmarkRunner</w:t>
      </w:r>
      <w:r>
        <w:rPr>
          <w:rFonts w:hint="eastAsia"/>
        </w:rPr>
        <w:fldChar w:fldCharType="end"/>
      </w:r>
      <w:r>
        <w:rPr>
          <w:rFonts w:hint="eastAsia"/>
        </w:rPr>
        <w:t>类管理，其自动化执行流程如</w:t>
      </w:r>
      <w:r>
        <w:rPr>
          <w:rFonts w:hint="eastAsia"/>
          <w:lang w:val="en-US" w:eastAsia="zh-CN"/>
        </w:rPr>
        <w:t>下</w:t>
      </w:r>
      <w:r>
        <w:rPr>
          <w:rFonts w:hint="eastAsia"/>
          <w:lang w:val="en-US" w:eastAsia="zh-CN"/>
        </w:rPr>
        <w:fldChar w:fldCharType="begin"/>
      </w:r>
      <w:r>
        <w:rPr>
          <w:rFonts w:hint="eastAsia"/>
          <w:lang w:val="en-US" w:eastAsia="zh-CN"/>
        </w:rPr>
        <w:instrText xml:space="preserve"> REF _Ref26120 \h </w:instrText>
      </w:r>
      <w:r>
        <w:rPr>
          <w:rFonts w:hint="eastAsia"/>
          <w:lang w:val="en-US" w:eastAsia="zh-CN"/>
        </w:rPr>
        <w:fldChar w:fldCharType="separate"/>
      </w:r>
      <w:r>
        <w:rPr>
          <w:rFonts w:hint="eastAsia" w:ascii="宋体" w:hAnsi="宋体" w:eastAsia="宋体" w:cs="宋体"/>
          <w:b/>
          <w:bCs/>
          <w:sz w:val="21"/>
          <w:szCs w:val="21"/>
        </w:rPr>
        <w:t>图 20</w:t>
      </w:r>
      <w:r>
        <w:rPr>
          <w:rFonts w:hint="eastAsia"/>
          <w:lang w:val="en-US" w:eastAsia="zh-CN"/>
        </w:rPr>
        <w:fldChar w:fldCharType="end"/>
      </w:r>
      <w:r>
        <w:rPr>
          <w:rFonts w:hint="eastAsia"/>
        </w:rPr>
        <w:t>所示：</w:t>
      </w:r>
    </w:p>
    <w:p w14:paraId="5F0FE7DA">
      <w:pPr>
        <w:spacing w:line="24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752465" cy="2091690"/>
            <wp:effectExtent l="0" t="0" r="8255" b="0"/>
            <wp:docPr id="32" name="图片 32" descr="BenchmarkRunner 评测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BenchmarkRunner 评测流程图"/>
                    <pic:cNvPicPr>
                      <a:picLocks noChangeAspect="1"/>
                    </pic:cNvPicPr>
                  </pic:nvPicPr>
                  <pic:blipFill>
                    <a:blip r:embed="rId35"/>
                    <a:stretch>
                      <a:fillRect/>
                    </a:stretch>
                  </pic:blipFill>
                  <pic:spPr>
                    <a:xfrm>
                      <a:off x="0" y="0"/>
                      <a:ext cx="5752465" cy="2091690"/>
                    </a:xfrm>
                    <a:prstGeom prst="rect">
                      <a:avLst/>
                    </a:prstGeom>
                  </pic:spPr>
                </pic:pic>
              </a:graphicData>
            </a:graphic>
          </wp:inline>
        </w:drawing>
      </w:r>
    </w:p>
    <w:p w14:paraId="005271F8">
      <w:pPr>
        <w:pStyle w:val="8"/>
        <w:spacing w:line="240" w:lineRule="auto"/>
        <w:ind w:left="0" w:leftChars="0" w:firstLine="0" w:firstLineChars="0"/>
        <w:jc w:val="center"/>
        <w:rPr>
          <w:rFonts w:hint="eastAsia" w:ascii="宋体" w:hAnsi="宋体" w:eastAsia="宋体" w:cs="宋体"/>
          <w:b/>
          <w:bCs/>
          <w:sz w:val="21"/>
          <w:szCs w:val="21"/>
          <w:lang w:eastAsia="zh-CN"/>
        </w:rPr>
      </w:pPr>
      <w:bookmarkStart w:id="97" w:name="_Ref26120"/>
      <w:r>
        <w:rPr>
          <w:rFonts w:hint="eastAsia" w:ascii="宋体" w:hAnsi="宋体" w:eastAsia="宋体" w:cs="宋体"/>
          <w:b/>
          <w:bCs/>
          <w:sz w:val="21"/>
          <w:szCs w:val="21"/>
        </w:rPr>
        <w:t xml:space="preserve">图 </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图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20</w:t>
      </w:r>
      <w:r>
        <w:rPr>
          <w:rFonts w:hint="eastAsia" w:ascii="宋体" w:hAnsi="宋体" w:eastAsia="宋体" w:cs="宋体"/>
          <w:b/>
          <w:bCs/>
          <w:sz w:val="21"/>
          <w:szCs w:val="21"/>
        </w:rPr>
        <w:fldChar w:fldCharType="end"/>
      </w:r>
      <w:bookmarkEnd w:id="97"/>
      <w:r>
        <w:rPr>
          <w:rFonts w:hint="eastAsia" w:ascii="宋体" w:hAnsi="宋体" w:eastAsia="宋体" w:cs="宋体"/>
          <w:b/>
          <w:bCs/>
          <w:sz w:val="21"/>
          <w:szCs w:val="21"/>
          <w:lang w:eastAsia="zh-CN"/>
        </w:rPr>
        <w:t>BenchmarkRunner 评测流程图</w:t>
      </w:r>
    </w:p>
    <w:p w14:paraId="0F09307E">
      <w:pPr>
        <w:ind w:firstLine="480"/>
        <w:rPr>
          <w:rFonts w:hint="eastAsia"/>
        </w:rPr>
      </w:pPr>
      <w:r>
        <w:rPr>
          <w:rFonts w:hint="eastAsia"/>
        </w:rPr>
        <w:t>其详细步骤如下：</w:t>
      </w:r>
    </w:p>
    <w:p w14:paraId="6041FE48">
      <w:pPr>
        <w:ind w:firstLine="480"/>
        <w:rPr>
          <w:rFonts w:hint="eastAsia"/>
        </w:rPr>
      </w:pPr>
      <w:r>
        <w:rPr>
          <w:rFonts w:hint="eastAsia"/>
        </w:rPr>
        <w:t>（1）加载评测配置：从配置文件或默认配置中读取数据集路径、模型规格、增强策略列表和检测参数。</w:t>
      </w:r>
    </w:p>
    <w:p w14:paraId="13F3A72F">
      <w:pPr>
        <w:ind w:firstLine="480"/>
        <w:rPr>
          <w:rFonts w:hint="eastAsia"/>
        </w:rPr>
      </w:pPr>
      <w:r>
        <w:rPr>
          <w:rFonts w:hint="eastAsia"/>
        </w:rPr>
        <w:t>（2）遍历数据集：对每个数据集（正常、雾天、雨天、低光照）中的所有图像，依次执行不同的增强策略和检测模型组合。</w:t>
      </w:r>
    </w:p>
    <w:p w14:paraId="47B0E69D">
      <w:pPr>
        <w:ind w:firstLine="480"/>
        <w:rPr>
          <w:rFonts w:hint="eastAsia"/>
        </w:rPr>
      </w:pPr>
      <w:r>
        <w:rPr>
          <w:rFonts w:hint="eastAsia"/>
        </w:rPr>
        <w:t>（3）对每张图像执行完整评估：先判断是否需要进行增强处理；若需要，调用对应的增强方法进行处理；然后在增强后的图像上运行YOLOv8检测模型；计算检测性能指标和图像质量指标；记录所有评估结果。</w:t>
      </w:r>
    </w:p>
    <w:p w14:paraId="22FEF961">
      <w:pPr>
        <w:ind w:firstLine="480"/>
        <w:rPr>
          <w:rFonts w:hint="eastAsia"/>
        </w:rPr>
      </w:pPr>
      <w:r>
        <w:rPr>
          <w:rFonts w:hint="eastAsia"/>
        </w:rPr>
        <w:t>（4）生成评测报告：通过</w:t>
      </w:r>
      <w:r>
        <w:rPr>
          <w:rFonts w:hint="eastAsia"/>
        </w:rPr>
        <w:fldChar w:fldCharType="begin"/>
      </w:r>
      <w:r>
        <w:rPr>
          <w:rFonts w:hint="eastAsia"/>
        </w:rPr>
        <w:instrText xml:space="preserve"> HYPERLINK "E:/Workspace/bishe-1/backend/services/benchmark/report.py" </w:instrText>
      </w:r>
      <w:r>
        <w:rPr>
          <w:rFonts w:hint="eastAsia"/>
        </w:rPr>
        <w:fldChar w:fldCharType="separate"/>
      </w:r>
      <w:r>
        <w:rPr>
          <w:rFonts w:hint="eastAsia"/>
        </w:rPr>
        <w:t>ReportGenerator</w:t>
      </w:r>
      <w:r>
        <w:rPr>
          <w:rFonts w:hint="eastAsia"/>
        </w:rPr>
        <w:fldChar w:fldCharType="end"/>
      </w:r>
      <w:r>
        <w:rPr>
          <w:rFonts w:hint="eastAsia"/>
        </w:rPr>
        <w:t>类将评测结果输出为CSV文件，包括详细结果、汇总统计和增强前后对比分析。</w:t>
      </w:r>
    </w:p>
    <w:p w14:paraId="0CE4927C">
      <w:pPr>
        <w:ind w:firstLine="480"/>
        <w:rPr>
          <w:rFonts w:hint="eastAsia"/>
        </w:rPr>
      </w:pPr>
      <w:r>
        <w:rPr>
          <w:rFonts w:hint="eastAsia"/>
        </w:rPr>
        <w:t>整个评测流程完全自动化运行，支持通过回调函数实时报告进度，便于在大规模数据集上进行长时间的基准测试。这种可扩展的评测架构为算法的持续迭代优化提供了标准化的评估工具。</w:t>
      </w:r>
    </w:p>
    <w:p w14:paraId="7ED344DE">
      <w:pPr>
        <w:pStyle w:val="2"/>
        <w:spacing w:before="312" w:after="312"/>
        <w:rPr>
          <w:rFonts w:hint="eastAsia"/>
        </w:rPr>
      </w:pPr>
      <w:bookmarkStart w:id="98" w:name="_Toc10010"/>
      <w:bookmarkStart w:id="99" w:name="_Toc31026"/>
      <w:r>
        <w:t>4 系统设计与实现</w:t>
      </w:r>
      <w:bookmarkEnd w:id="98"/>
      <w:bookmarkEnd w:id="99"/>
    </w:p>
    <w:p w14:paraId="67CF0918">
      <w:pPr>
        <w:pStyle w:val="3"/>
        <w:spacing w:before="156" w:after="156"/>
        <w:rPr>
          <w:rFonts w:hint="eastAsia"/>
        </w:rPr>
      </w:pPr>
      <w:bookmarkStart w:id="100" w:name="_Toc8034"/>
      <w:r>
        <w:t>4.1 系统总体架构</w:t>
      </w:r>
      <w:bookmarkEnd w:id="100"/>
      <w:r>
        <w:commentReference w:id="8"/>
      </w:r>
    </w:p>
    <w:p w14:paraId="0BFED71C">
      <w:pPr>
        <w:ind w:firstLine="480"/>
        <w:rPr>
          <w:rFonts w:hint="eastAsia"/>
        </w:rPr>
      </w:pPr>
      <w:r>
        <w:t>本系统采用前后端分离的B/S（Browser/Server）架构，总体分为三个层次：表示层（前端界面）、业务逻辑层（后端服务）和数据持久化层。前端通过HTTP RESTful API与后端进行异步通信，后端承载核心业务逻辑与算法推理，数据层负责检测记录的结构化存储与图像文件的非结构化存储。这种分层架构使各层职责清晰、耦合度低，便于独立开发与后续扩展。</w:t>
      </w:r>
    </w:p>
    <w:p w14:paraId="27F219A2">
      <w:pPr>
        <w:ind w:firstLine="480"/>
        <w:rPr>
          <w:rFonts w:hint="eastAsia"/>
        </w:rPr>
      </w:pPr>
      <w:r>
        <w:t>系统的整体数据流为：用户通过前端Web页面上传图像或视频文件，或通过浏览器调用摄像头实时采集画面。前端将数据封装为HTTP请求发送至后端的Flask服务。后端路由层接收请求并解析参数后，调用对应的服务模块进行处理。服务模块依次执行场景识别、图像增强、车辆检测等核心操作，最终将结果写入数据库与文件系统，并将处理结果以JSON格式返回给前端进行可视化展示。</w:t>
      </w:r>
    </w:p>
    <w:p w14:paraId="0E537AF7">
      <w:pPr>
        <w:pStyle w:val="3"/>
        <w:spacing w:before="156" w:after="156"/>
        <w:rPr>
          <w:rFonts w:hint="eastAsia"/>
        </w:rPr>
      </w:pPr>
      <w:bookmarkStart w:id="101" w:name="_Toc27698"/>
      <w:r>
        <w:t>4.2 前端设计与实现</w:t>
      </w:r>
      <w:bookmarkEnd w:id="101"/>
    </w:p>
    <w:p w14:paraId="120EF49C">
      <w:pPr>
        <w:pStyle w:val="4"/>
        <w:spacing w:before="156" w:after="156"/>
        <w:rPr>
          <w:rFonts w:hint="eastAsia"/>
        </w:rPr>
      </w:pPr>
      <w:bookmarkStart w:id="102" w:name="_Toc10615"/>
      <w:r>
        <w:t>4.2.1 页面结构设计</w:t>
      </w:r>
      <w:bookmarkEnd w:id="102"/>
    </w:p>
    <w:p w14:paraId="684CAD43">
      <w:pPr>
        <w:ind w:firstLine="480"/>
        <w:rPr>
          <w:rFonts w:hint="eastAsia"/>
        </w:rPr>
      </w:pPr>
      <w:r>
        <w:t>前端采用原生HTML5 + CSS3 + JavaScript实现，未依赖任何前端框架。这种技术选型基于以下考虑：系统的核心功能聚焦于图像展示和交互操作，交互逻辑相对简单直接；原生技术栈无需配置构建工具链，降低了系统部署的复杂度；同时充分利用了HTML5的File API、Canvas API以及CSS3的现代布局能力。</w:t>
      </w:r>
    </w:p>
    <w:p w14:paraId="6E552AFD">
      <w:pPr>
        <w:ind w:firstLine="480"/>
        <w:rPr>
          <w:rFonts w:hint="eastAsia"/>
        </w:rPr>
      </w:pPr>
      <w:r>
        <w:t>系统前端共包含六个页面：</w:t>
      </w:r>
      <w:r>
        <w:fldChar w:fldCharType="begin"/>
      </w:r>
      <w:r>
        <w:instrText xml:space="preserve"> HYPERLINK "E:/Workspace/bishe-1/frontend/pages/index.html" </w:instrText>
      </w:r>
      <w:r>
        <w:fldChar w:fldCharType="separate"/>
      </w:r>
      <w:r>
        <w:t>index.html</w:t>
      </w:r>
      <w:r>
        <w:fldChar w:fldCharType="end"/>
      </w:r>
      <w:r>
        <w:t>作为系统首页，通过功能卡片提供各模块的导航入口；</w:t>
      </w:r>
      <w:r>
        <w:fldChar w:fldCharType="begin"/>
      </w:r>
      <w:r>
        <w:instrText xml:space="preserve"> HYPERLINK "E:/Workspace/bishe-1/frontend/pages/image.html" </w:instrText>
      </w:r>
      <w:r>
        <w:fldChar w:fldCharType="separate"/>
      </w:r>
      <w:r>
        <w:t>image.html</w:t>
      </w:r>
      <w:r>
        <w:fldChar w:fldCharType="end"/>
      </w:r>
      <w:r>
        <w:t>提供图片上传、增强与检测功能；</w:t>
      </w:r>
      <w:r>
        <w:fldChar w:fldCharType="begin"/>
      </w:r>
      <w:r>
        <w:instrText xml:space="preserve"> HYPERLINK "E:/Workspace/bishe-1/frontend/pages/video.html" </w:instrText>
      </w:r>
      <w:r>
        <w:fldChar w:fldCharType="separate"/>
      </w:r>
      <w:r>
        <w:t>video.html</w:t>
      </w:r>
      <w:r>
        <w:fldChar w:fldCharType="end"/>
      </w:r>
      <w:r>
        <w:t>提供视频文件处理功能；</w:t>
      </w:r>
      <w:r>
        <w:fldChar w:fldCharType="begin"/>
      </w:r>
      <w:r>
        <w:instrText xml:space="preserve"> HYPERLINK "E:/Workspace/bishe-1/frontend/pages/camera.html" </w:instrText>
      </w:r>
      <w:r>
        <w:fldChar w:fldCharType="separate"/>
      </w:r>
      <w:r>
        <w:t>camera.html</w:t>
      </w:r>
      <w:r>
        <w:fldChar w:fldCharType="end"/>
      </w:r>
      <w:r>
        <w:t>实现摄像头实时检测；</w:t>
      </w:r>
      <w:r>
        <w:fldChar w:fldCharType="begin"/>
      </w:r>
      <w:r>
        <w:instrText xml:space="preserve"> HYPERLINK "E:/Workspace/bishe-1/frontend/pages/history.html" </w:instrText>
      </w:r>
      <w:r>
        <w:fldChar w:fldCharType="separate"/>
      </w:r>
      <w:r>
        <w:t>history.html</w:t>
      </w:r>
      <w:r>
        <w:fldChar w:fldCharType="end"/>
      </w:r>
      <w:r>
        <w:t>展示历史检测记录；</w:t>
      </w:r>
      <w:r>
        <w:fldChar w:fldCharType="begin"/>
      </w:r>
      <w:r>
        <w:instrText xml:space="preserve"> HYPERLINK "E:/Workspace/bishe-1/frontend/pages/test_result.html" </w:instrText>
      </w:r>
      <w:r>
        <w:fldChar w:fldCharType="separate"/>
      </w:r>
      <w:r>
        <w:t>test_result.html</w:t>
      </w:r>
      <w:r>
        <w:fldChar w:fldCharType="end"/>
      </w:r>
      <w:r>
        <w:t>展示基准测试分析结果。</w:t>
      </w:r>
    </w:p>
    <w:p w14:paraId="759509C1">
      <w:pPr>
        <w:ind w:firstLine="480"/>
        <w:rPr>
          <w:rFonts w:hint="eastAsia"/>
        </w:rPr>
      </w:pPr>
      <w:r>
        <w:t>所有页面共享统一的视觉设计系统，采用深色主题作为默认风格。CSS样式表通过自定义属性（CSS Variables）构建了完整的色彩体系、文字层级和间距系统。背景色、表面色、强调色均通过变量定义，同时实现了白色、灰色和黑色三种主题的切换功能，用户偏好通过localStorage持久化存储。这种设计使得页面的视觉风格统一协调，主题切换也无需加载额外的样式文件。</w:t>
      </w:r>
    </w:p>
    <w:p w14:paraId="466BD1BD">
      <w:pPr>
        <w:ind w:firstLine="480"/>
        <w:rPr>
          <w:rFonts w:hint="eastAsia"/>
        </w:rPr>
      </w:pPr>
      <w:r>
        <w:rPr>
          <w:rFonts w:hint="eastAsia"/>
        </w:rPr>
        <w:t>前端页面显示如</w:t>
      </w:r>
      <w:r>
        <w:rPr>
          <w:rFonts w:hint="eastAsia"/>
          <w:lang w:val="en-US" w:eastAsia="zh-CN"/>
        </w:rPr>
        <w:t>下</w:t>
      </w:r>
      <w:r>
        <w:rPr>
          <w:rFonts w:hint="eastAsia"/>
          <w:lang w:val="en-US" w:eastAsia="zh-CN"/>
        </w:rPr>
        <w:fldChar w:fldCharType="begin"/>
      </w:r>
      <w:r>
        <w:rPr>
          <w:rFonts w:hint="eastAsia"/>
          <w:lang w:val="en-US" w:eastAsia="zh-CN"/>
        </w:rPr>
        <w:instrText xml:space="preserve"> REF _Ref13111 \h </w:instrText>
      </w:r>
      <w:r>
        <w:rPr>
          <w:rFonts w:hint="eastAsia"/>
          <w:lang w:val="en-US" w:eastAsia="zh-CN"/>
        </w:rPr>
        <w:fldChar w:fldCharType="separate"/>
      </w:r>
      <w:r>
        <w:rPr>
          <w:rFonts w:hint="eastAsia" w:ascii="宋体" w:hAnsi="宋体" w:eastAsia="宋体" w:cs="宋体"/>
          <w:b/>
          <w:bCs/>
          <w:sz w:val="21"/>
        </w:rPr>
        <w:t>图 21</w:t>
      </w:r>
      <w:r>
        <w:rPr>
          <w:rFonts w:hint="eastAsia"/>
          <w:lang w:val="en-US" w:eastAsia="zh-CN"/>
        </w:rPr>
        <w:fldChar w:fldCharType="end"/>
      </w:r>
      <w:r>
        <w:rPr>
          <w:rFonts w:hint="eastAsia"/>
        </w:rPr>
        <w:t>所示：</w:t>
      </w:r>
    </w:p>
    <w:p w14:paraId="4F5CF289">
      <w:pPr>
        <w:spacing w:line="240" w:lineRule="auto"/>
        <w:ind w:firstLine="0" w:firstLineChars="0"/>
        <w:rPr>
          <w:rFonts w:hint="eastAsia"/>
        </w:rPr>
      </w:pPr>
      <w:r>
        <w:drawing>
          <wp:inline distT="0" distB="0" distL="114300" distR="114300">
            <wp:extent cx="5747385" cy="2675890"/>
            <wp:effectExtent l="0" t="0" r="13335" b="15875"/>
            <wp:docPr id="3" name="图片 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
                    <pic:cNvPicPr>
                      <a:picLocks noChangeAspect="1"/>
                    </pic:cNvPicPr>
                  </pic:nvPicPr>
                  <pic:blipFill>
                    <a:blip r:embed="rId36"/>
                    <a:stretch>
                      <a:fillRect/>
                    </a:stretch>
                  </pic:blipFill>
                  <pic:spPr>
                    <a:xfrm>
                      <a:off x="0" y="0"/>
                      <a:ext cx="5747385" cy="2675890"/>
                    </a:xfrm>
                    <a:prstGeom prst="rect">
                      <a:avLst/>
                    </a:prstGeom>
                  </pic:spPr>
                </pic:pic>
              </a:graphicData>
            </a:graphic>
          </wp:inline>
        </w:drawing>
      </w:r>
    </w:p>
    <w:p w14:paraId="7AF83DFB">
      <w:pPr>
        <w:pStyle w:val="8"/>
        <w:spacing w:line="240" w:lineRule="auto"/>
        <w:ind w:firstLine="0" w:firstLineChars="0"/>
        <w:jc w:val="center"/>
        <w:rPr>
          <w:rFonts w:hint="eastAsia" w:ascii="宋体" w:hAnsi="宋体" w:eastAsia="宋体" w:cs="宋体"/>
          <w:b/>
          <w:bCs/>
          <w:sz w:val="21"/>
        </w:rPr>
      </w:pPr>
      <w:bookmarkStart w:id="103" w:name="_Ref13111"/>
      <w:r>
        <w:rPr>
          <w:rFonts w:hint="eastAsia" w:ascii="宋体" w:hAnsi="宋体" w:eastAsia="宋体" w:cs="宋体"/>
          <w:b/>
          <w:bCs/>
          <w:sz w:val="21"/>
        </w:rPr>
        <w:t xml:space="preserve">图 </w:t>
      </w:r>
      <w:r>
        <w:rPr>
          <w:rFonts w:hint="eastAsia" w:ascii="宋体" w:hAnsi="宋体" w:eastAsia="宋体" w:cs="宋体"/>
          <w:b/>
          <w:bCs/>
          <w:sz w:val="21"/>
        </w:rPr>
        <w:fldChar w:fldCharType="begin"/>
      </w:r>
      <w:r>
        <w:rPr>
          <w:rFonts w:hint="eastAsia" w:ascii="宋体" w:hAnsi="宋体" w:eastAsia="宋体" w:cs="宋体"/>
          <w:b/>
          <w:bCs/>
          <w:sz w:val="21"/>
        </w:rPr>
        <w:instrText xml:space="preserve"> SEQ 图 \* ARABIC </w:instrText>
      </w:r>
      <w:r>
        <w:rPr>
          <w:rFonts w:hint="eastAsia" w:ascii="宋体" w:hAnsi="宋体" w:eastAsia="宋体" w:cs="宋体"/>
          <w:b/>
          <w:bCs/>
          <w:sz w:val="21"/>
        </w:rPr>
        <w:fldChar w:fldCharType="separate"/>
      </w:r>
      <w:r>
        <w:rPr>
          <w:rFonts w:hint="eastAsia" w:ascii="宋体" w:hAnsi="宋体" w:eastAsia="宋体" w:cs="宋体"/>
          <w:b/>
          <w:bCs/>
          <w:sz w:val="21"/>
        </w:rPr>
        <w:t>21</w:t>
      </w:r>
      <w:r>
        <w:rPr>
          <w:rFonts w:hint="eastAsia" w:ascii="宋体" w:hAnsi="宋体" w:eastAsia="宋体" w:cs="宋体"/>
          <w:b/>
          <w:bCs/>
          <w:sz w:val="21"/>
        </w:rPr>
        <w:fldChar w:fldCharType="end"/>
      </w:r>
      <w:bookmarkEnd w:id="103"/>
      <w:r>
        <w:rPr>
          <w:rFonts w:hint="eastAsia" w:ascii="宋体" w:hAnsi="宋体" w:eastAsia="宋体" w:cs="宋体"/>
          <w:b/>
          <w:bCs/>
          <w:sz w:val="21"/>
        </w:rPr>
        <w:t>首页界面</w:t>
      </w:r>
    </w:p>
    <w:p w14:paraId="6F26C83B">
      <w:pPr>
        <w:pStyle w:val="4"/>
        <w:spacing w:before="156" w:after="156"/>
        <w:rPr>
          <w:rFonts w:hint="eastAsia"/>
        </w:rPr>
      </w:pPr>
      <w:bookmarkStart w:id="104" w:name="_Toc30844"/>
      <w:r>
        <w:t>4.2.2 图片识别模块</w:t>
      </w:r>
      <w:bookmarkEnd w:id="104"/>
    </w:p>
    <w:p w14:paraId="259041EF">
      <w:pPr>
        <w:ind w:firstLine="480"/>
        <w:rPr>
          <w:rFonts w:hint="eastAsia"/>
        </w:rPr>
      </w:pPr>
      <w:r>
        <w:t>图片识别页面是系统最核心的前端模块，其工作流程分为三个阶段：图像上传、图像增强和目标检测。</w:t>
      </w:r>
    </w:p>
    <w:p w14:paraId="795AA681">
      <w:pPr>
        <w:ind w:firstLine="480"/>
        <w:rPr>
          <w:rFonts w:hint="eastAsia"/>
        </w:rPr>
      </w:pPr>
      <w:r>
        <w:t>在图像上传阶段，用户通过文件选择器选择待处理的道路图像，系统通过File API读取文件并在页面中生成预览。上传时使用FormData对象封装文件，以multipart/form-data格式发送至后端的/api/image/enhance接口，同时附带用户选择的增强模式参数。</w:t>
      </w:r>
    </w:p>
    <w:p w14:paraId="1F0E5540">
      <w:pPr>
        <w:ind w:firstLine="480"/>
        <w:rPr>
          <w:rFonts w:hint="eastAsia"/>
        </w:rPr>
      </w:pPr>
      <w:r>
        <w:t>在图像增强阶段，后端处理完成后返回增强后图像的访问路径。前端将增强图像展示在流水线中间区域，同时显示增强耗时信息。增强模式支持去雾（dehaze）、去雨（derain）、低光照增强（low_light）、自动识别（auto）等多种选择，用户可根据实际场景灵活切换。</w:t>
      </w:r>
    </w:p>
    <w:p w14:paraId="780CF9A2">
      <w:pPr>
        <w:ind w:firstLine="480"/>
        <w:rPr>
          <w:rFonts w:hint="eastAsia"/>
        </w:rPr>
      </w:pPr>
      <w:r>
        <w:t>在目标检测阶段，前端将增强后的图像路径和YOLO模型规格通过JSON格式POST至/api/image/detect接口。后端完成检测后返回各类车辆的数量统计和标注图像路径。前端在流水线末端的检测结果显示区展示标注图像，并在统计信息网格中展示轿车、卡车、公交车、摩托车和自行车五类车型的检测数量，以及处理总耗时。</w:t>
      </w:r>
    </w:p>
    <w:p w14:paraId="745124AB">
      <w:pPr>
        <w:ind w:firstLine="480"/>
        <w:rPr>
          <w:rFonts w:hint="eastAsia"/>
        </w:rPr>
      </w:pPr>
      <w:r>
        <w:t>整个页面的交互采用三步流水线式布局，从左至右依次为原始图像、增强结果和检测结果。每个阶段都配有独立的加载状态提示和结果展示区域，用户可以直观地跟踪每一步的处理进展和效果。</w:t>
      </w:r>
    </w:p>
    <w:p w14:paraId="11167935">
      <w:pPr>
        <w:ind w:firstLine="480"/>
        <w:rPr>
          <w:rFonts w:hint="eastAsia"/>
        </w:rPr>
      </w:pPr>
      <w:r>
        <w:rPr>
          <w:rFonts w:hint="eastAsia"/>
        </w:rPr>
        <w:t>图片识</w:t>
      </w:r>
      <w:r>
        <w:rPr>
          <w:rFonts w:hint="eastAsia"/>
          <w:szCs w:val="24"/>
        </w:rPr>
        <w:t>别模块前端界面见下方</w:t>
      </w:r>
      <w:r>
        <w:rPr>
          <w:rFonts w:hint="eastAsia"/>
          <w:szCs w:val="24"/>
          <w:lang w:eastAsia="zh-CN"/>
        </w:rPr>
        <w:fldChar w:fldCharType="begin"/>
      </w:r>
      <w:r>
        <w:rPr>
          <w:rFonts w:hint="eastAsia"/>
          <w:szCs w:val="24"/>
          <w:lang w:eastAsia="zh-CN"/>
        </w:rPr>
        <w:instrText xml:space="preserve"> REF _Ref14568 \h </w:instrText>
      </w:r>
      <w:r>
        <w:rPr>
          <w:rFonts w:hint="eastAsia"/>
          <w:szCs w:val="24"/>
          <w:lang w:eastAsia="zh-CN"/>
        </w:rPr>
        <w:fldChar w:fldCharType="separate"/>
      </w:r>
      <w:r>
        <w:rPr>
          <w:rFonts w:hint="eastAsia" w:ascii="宋体" w:hAnsi="宋体" w:eastAsia="宋体" w:cs="宋体"/>
          <w:b/>
          <w:bCs/>
          <w:sz w:val="21"/>
        </w:rPr>
        <w:t>图 22</w:t>
      </w:r>
      <w:r>
        <w:rPr>
          <w:rFonts w:hint="eastAsia"/>
          <w:szCs w:val="24"/>
          <w:lang w:eastAsia="zh-CN"/>
        </w:rPr>
        <w:fldChar w:fldCharType="end"/>
      </w:r>
      <w:r>
        <w:rPr>
          <w:rFonts w:hint="eastAsia"/>
          <w:szCs w:val="24"/>
        </w:rPr>
        <w:t>所示</w:t>
      </w:r>
      <w:r>
        <w:rPr>
          <w:rFonts w:hint="eastAsia"/>
        </w:rPr>
        <w:t>：</w:t>
      </w:r>
    </w:p>
    <w:p w14:paraId="67C972BA">
      <w:pPr>
        <w:spacing w:line="240" w:lineRule="auto"/>
        <w:ind w:firstLine="0" w:firstLineChars="0"/>
        <w:rPr>
          <w:rFonts w:hint="eastAsia"/>
        </w:rPr>
      </w:pPr>
      <w:r>
        <w:drawing>
          <wp:inline distT="0" distB="0" distL="114300" distR="114300">
            <wp:extent cx="5747385" cy="2675890"/>
            <wp:effectExtent l="0" t="0" r="13335" b="15875"/>
            <wp:docPr id="4" name="图片 4"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
                    <pic:cNvPicPr>
                      <a:picLocks noChangeAspect="1"/>
                    </pic:cNvPicPr>
                  </pic:nvPicPr>
                  <pic:blipFill>
                    <a:blip r:embed="rId37"/>
                    <a:stretch>
                      <a:fillRect/>
                    </a:stretch>
                  </pic:blipFill>
                  <pic:spPr>
                    <a:xfrm>
                      <a:off x="0" y="0"/>
                      <a:ext cx="5747385" cy="2675890"/>
                    </a:xfrm>
                    <a:prstGeom prst="rect">
                      <a:avLst/>
                    </a:prstGeom>
                  </pic:spPr>
                </pic:pic>
              </a:graphicData>
            </a:graphic>
          </wp:inline>
        </w:drawing>
      </w:r>
    </w:p>
    <w:p w14:paraId="592AFCB8">
      <w:pPr>
        <w:pStyle w:val="8"/>
        <w:spacing w:line="240" w:lineRule="auto"/>
        <w:ind w:firstLine="0" w:firstLineChars="0"/>
        <w:jc w:val="center"/>
        <w:rPr>
          <w:rFonts w:hint="eastAsia" w:ascii="宋体" w:hAnsi="宋体" w:eastAsia="宋体" w:cs="宋体"/>
          <w:b/>
          <w:bCs/>
          <w:sz w:val="21"/>
        </w:rPr>
      </w:pPr>
      <w:bookmarkStart w:id="105" w:name="_Ref14568"/>
      <w:bookmarkStart w:id="106" w:name="_Ref14460"/>
      <w:r>
        <w:rPr>
          <w:rFonts w:hint="eastAsia" w:ascii="宋体" w:hAnsi="宋体" w:eastAsia="宋体" w:cs="宋体"/>
          <w:b/>
          <w:bCs/>
          <w:sz w:val="21"/>
        </w:rPr>
        <w:t xml:space="preserve">图 </w:t>
      </w:r>
      <w:r>
        <w:rPr>
          <w:rFonts w:hint="eastAsia" w:ascii="宋体" w:hAnsi="宋体" w:eastAsia="宋体" w:cs="宋体"/>
          <w:b/>
          <w:bCs/>
          <w:sz w:val="21"/>
        </w:rPr>
        <w:fldChar w:fldCharType="begin"/>
      </w:r>
      <w:r>
        <w:rPr>
          <w:rFonts w:hint="eastAsia" w:ascii="宋体" w:hAnsi="宋体" w:eastAsia="宋体" w:cs="宋体"/>
          <w:b/>
          <w:bCs/>
          <w:sz w:val="21"/>
        </w:rPr>
        <w:instrText xml:space="preserve"> SEQ 图 \* ARABIC </w:instrText>
      </w:r>
      <w:r>
        <w:rPr>
          <w:rFonts w:hint="eastAsia" w:ascii="宋体" w:hAnsi="宋体" w:eastAsia="宋体" w:cs="宋体"/>
          <w:b/>
          <w:bCs/>
          <w:sz w:val="21"/>
        </w:rPr>
        <w:fldChar w:fldCharType="separate"/>
      </w:r>
      <w:r>
        <w:rPr>
          <w:rFonts w:hint="eastAsia" w:ascii="宋体" w:hAnsi="宋体" w:eastAsia="宋体" w:cs="宋体"/>
          <w:b/>
          <w:bCs/>
          <w:sz w:val="21"/>
        </w:rPr>
        <w:t>22</w:t>
      </w:r>
      <w:r>
        <w:rPr>
          <w:rFonts w:hint="eastAsia" w:ascii="宋体" w:hAnsi="宋体" w:eastAsia="宋体" w:cs="宋体"/>
          <w:b/>
          <w:bCs/>
          <w:sz w:val="21"/>
        </w:rPr>
        <w:fldChar w:fldCharType="end"/>
      </w:r>
      <w:bookmarkEnd w:id="105"/>
      <w:r>
        <w:rPr>
          <w:rFonts w:hint="eastAsia" w:ascii="宋体" w:hAnsi="宋体" w:eastAsia="宋体" w:cs="宋体"/>
          <w:b/>
          <w:bCs/>
          <w:sz w:val="21"/>
        </w:rPr>
        <w:t>图片识别界面</w:t>
      </w:r>
      <w:bookmarkEnd w:id="106"/>
    </w:p>
    <w:p w14:paraId="1CEDAF3A">
      <w:pPr>
        <w:pStyle w:val="4"/>
        <w:spacing w:before="156" w:after="156"/>
        <w:rPr>
          <w:rFonts w:hint="eastAsia"/>
        </w:rPr>
      </w:pPr>
      <w:bookmarkStart w:id="107" w:name="_Toc24862"/>
      <w:r>
        <w:t>4.2.3 视频识别模块</w:t>
      </w:r>
      <w:bookmarkEnd w:id="107"/>
    </w:p>
    <w:p w14:paraId="776A95BB">
      <w:pPr>
        <w:ind w:firstLine="480"/>
        <w:rPr>
          <w:rFonts w:hint="eastAsia"/>
        </w:rPr>
      </w:pPr>
      <w:r>
        <w:t>视频识别页面与图片识别逻辑相似，区别在于处理对象为视频文件。视频上传后，后端调用OpenCV对视频逐帧解码，对每帧图像执行增强处理，再使用VideoWriter将处理后的帧重新编码为输出视频。检测阶段同样采用逐帧处理方式，但为提升处理速度，采用跳帧策略——每6帧只检测1帧，其余帧直接沿用上一帧的检测结果。这种优化策略在保持检测连续性的同时，将检测计算量降低至原来的六分之一。</w:t>
      </w:r>
    </w:p>
    <w:p w14:paraId="4513E11A">
      <w:pPr>
        <w:ind w:firstLine="480"/>
        <w:rPr>
          <w:rFonts w:hint="eastAsia"/>
        </w:rPr>
      </w:pPr>
      <w:r>
        <w:t>前端通过&lt;video&gt;标签展示原始视频和处理后的结果视频，统计信息展示的是视频中的峰值车辆数（即单帧最多检测到的车辆数量），而非所有帧的累加计数。</w:t>
      </w:r>
    </w:p>
    <w:p w14:paraId="337F0E96">
      <w:pPr>
        <w:ind w:firstLine="480"/>
        <w:rPr>
          <w:rFonts w:hint="eastAsia"/>
        </w:rPr>
      </w:pPr>
      <w:r>
        <w:rPr>
          <w:rFonts w:hint="eastAsia"/>
        </w:rPr>
        <w:t>视频识</w:t>
      </w:r>
      <w:r>
        <w:rPr>
          <w:rFonts w:hint="eastAsia"/>
          <w:szCs w:val="24"/>
        </w:rPr>
        <w:t>别模块前端界面见下方</w:t>
      </w:r>
      <w:r>
        <w:rPr>
          <w:rFonts w:hint="eastAsia"/>
          <w:szCs w:val="24"/>
          <w:lang w:eastAsia="zh-CN"/>
        </w:rPr>
        <w:fldChar w:fldCharType="begin"/>
      </w:r>
      <w:r>
        <w:rPr>
          <w:rFonts w:hint="eastAsia"/>
          <w:szCs w:val="24"/>
          <w:lang w:eastAsia="zh-CN"/>
        </w:rPr>
        <w:instrText xml:space="preserve"> REF _Ref15263 \h </w:instrText>
      </w:r>
      <w:r>
        <w:rPr>
          <w:rFonts w:hint="eastAsia"/>
          <w:szCs w:val="24"/>
          <w:lang w:eastAsia="zh-CN"/>
        </w:rPr>
        <w:fldChar w:fldCharType="separate"/>
      </w:r>
      <w:r>
        <w:rPr>
          <w:rFonts w:hint="eastAsia" w:ascii="宋体" w:hAnsi="宋体" w:eastAsia="宋体" w:cs="宋体"/>
          <w:b/>
          <w:bCs/>
          <w:sz w:val="21"/>
        </w:rPr>
        <w:t>图 23</w:t>
      </w:r>
      <w:r>
        <w:rPr>
          <w:rFonts w:hint="eastAsia"/>
          <w:szCs w:val="24"/>
          <w:lang w:eastAsia="zh-CN"/>
        </w:rPr>
        <w:fldChar w:fldCharType="end"/>
      </w:r>
      <w:r>
        <w:rPr>
          <w:rFonts w:hint="eastAsia"/>
          <w:szCs w:val="24"/>
        </w:rPr>
        <w:t>所示：</w:t>
      </w:r>
    </w:p>
    <w:p w14:paraId="56270BAD">
      <w:pPr>
        <w:spacing w:line="240" w:lineRule="auto"/>
        <w:ind w:firstLine="0" w:firstLineChars="0"/>
        <w:rPr>
          <w:rFonts w:hint="eastAsia"/>
        </w:rPr>
      </w:pPr>
      <w:r>
        <w:drawing>
          <wp:inline distT="0" distB="0" distL="114300" distR="114300">
            <wp:extent cx="5747385" cy="2675890"/>
            <wp:effectExtent l="0" t="0" r="13335" b="15875"/>
            <wp:docPr id="5" name="图片 5"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
                    <pic:cNvPicPr>
                      <a:picLocks noChangeAspect="1"/>
                    </pic:cNvPicPr>
                  </pic:nvPicPr>
                  <pic:blipFill>
                    <a:blip r:embed="rId38"/>
                    <a:stretch>
                      <a:fillRect/>
                    </a:stretch>
                  </pic:blipFill>
                  <pic:spPr>
                    <a:xfrm>
                      <a:off x="0" y="0"/>
                      <a:ext cx="5747385" cy="2675890"/>
                    </a:xfrm>
                    <a:prstGeom prst="rect">
                      <a:avLst/>
                    </a:prstGeom>
                  </pic:spPr>
                </pic:pic>
              </a:graphicData>
            </a:graphic>
          </wp:inline>
        </w:drawing>
      </w:r>
    </w:p>
    <w:p w14:paraId="4560D74C">
      <w:pPr>
        <w:pStyle w:val="8"/>
        <w:spacing w:line="240" w:lineRule="auto"/>
        <w:ind w:firstLine="0" w:firstLineChars="0"/>
        <w:jc w:val="center"/>
        <w:rPr>
          <w:rFonts w:hint="eastAsia" w:ascii="宋体" w:hAnsi="宋体" w:eastAsia="宋体" w:cs="宋体"/>
          <w:b/>
          <w:bCs/>
          <w:sz w:val="21"/>
        </w:rPr>
      </w:pPr>
      <w:bookmarkStart w:id="108" w:name="_Ref15263"/>
      <w:r>
        <w:rPr>
          <w:rFonts w:hint="eastAsia" w:ascii="宋体" w:hAnsi="宋体" w:eastAsia="宋体" w:cs="宋体"/>
          <w:b/>
          <w:bCs/>
          <w:sz w:val="21"/>
        </w:rPr>
        <w:t xml:space="preserve">图 </w:t>
      </w:r>
      <w:r>
        <w:rPr>
          <w:rFonts w:hint="eastAsia" w:ascii="宋体" w:hAnsi="宋体" w:eastAsia="宋体" w:cs="宋体"/>
          <w:b/>
          <w:bCs/>
          <w:sz w:val="21"/>
        </w:rPr>
        <w:fldChar w:fldCharType="begin"/>
      </w:r>
      <w:r>
        <w:rPr>
          <w:rFonts w:hint="eastAsia" w:ascii="宋体" w:hAnsi="宋体" w:eastAsia="宋体" w:cs="宋体"/>
          <w:b/>
          <w:bCs/>
          <w:sz w:val="21"/>
        </w:rPr>
        <w:instrText xml:space="preserve"> SEQ 图 \* ARABIC </w:instrText>
      </w:r>
      <w:r>
        <w:rPr>
          <w:rFonts w:hint="eastAsia" w:ascii="宋体" w:hAnsi="宋体" w:eastAsia="宋体" w:cs="宋体"/>
          <w:b/>
          <w:bCs/>
          <w:sz w:val="21"/>
        </w:rPr>
        <w:fldChar w:fldCharType="separate"/>
      </w:r>
      <w:r>
        <w:rPr>
          <w:rFonts w:hint="eastAsia" w:ascii="宋体" w:hAnsi="宋体" w:eastAsia="宋体" w:cs="宋体"/>
          <w:b/>
          <w:bCs/>
          <w:sz w:val="21"/>
        </w:rPr>
        <w:t>23</w:t>
      </w:r>
      <w:r>
        <w:rPr>
          <w:rFonts w:hint="eastAsia" w:ascii="宋体" w:hAnsi="宋体" w:eastAsia="宋体" w:cs="宋体"/>
          <w:b/>
          <w:bCs/>
          <w:sz w:val="21"/>
        </w:rPr>
        <w:fldChar w:fldCharType="end"/>
      </w:r>
      <w:bookmarkEnd w:id="108"/>
      <w:r>
        <w:rPr>
          <w:rFonts w:hint="eastAsia" w:ascii="宋体" w:hAnsi="宋体" w:eastAsia="宋体" w:cs="宋体"/>
          <w:b/>
          <w:bCs/>
          <w:sz w:val="21"/>
        </w:rPr>
        <w:t>视频识别界面</w:t>
      </w:r>
    </w:p>
    <w:p w14:paraId="45070E35">
      <w:pPr>
        <w:pStyle w:val="4"/>
        <w:spacing w:before="156" w:after="156"/>
        <w:rPr>
          <w:rFonts w:hint="eastAsia"/>
        </w:rPr>
      </w:pPr>
      <w:bookmarkStart w:id="109" w:name="_Toc10131"/>
      <w:r>
        <w:t>4.2.4 摄像头实时识别模块</w:t>
      </w:r>
      <w:bookmarkEnd w:id="109"/>
    </w:p>
    <w:p w14:paraId="57A7D5DE">
      <w:pPr>
        <w:ind w:firstLine="480"/>
        <w:rPr>
          <w:rFonts w:hint="eastAsia"/>
        </w:rPr>
      </w:pPr>
      <w:r>
        <w:t>摄像头实时识别是系统的一大亮点功能，前端利用WebRTC API中的navigator.mediaDevices.getUserMedia接口获取摄像头视频流，在页面的&lt;video&gt;元素中实时显示。检测逻辑采用定时轮询机制，每隔1秒从视频流中截取一帧进行处理</w:t>
      </w:r>
      <w:r>
        <w:rPr>
          <w:rFonts w:hint="eastAsia"/>
          <w:lang w:eastAsia="zh-CN"/>
        </w:rPr>
        <w:t>，</w:t>
      </w:r>
      <w:r>
        <w:rPr>
          <w:rFonts w:hint="eastAsia"/>
          <w:lang w:val="en-US" w:eastAsia="zh-CN"/>
        </w:rPr>
        <w:t>代码如下</w:t>
      </w:r>
      <w:r>
        <w:rPr>
          <w:rFonts w:hint="eastAsia"/>
          <w:lang w:val="en-US" w:eastAsia="zh-CN"/>
        </w:rPr>
        <w:fldChar w:fldCharType="begin"/>
      </w:r>
      <w:r>
        <w:rPr>
          <w:rFonts w:hint="eastAsia"/>
          <w:lang w:val="en-US" w:eastAsia="zh-CN"/>
        </w:rPr>
        <w:instrText xml:space="preserve"> REF _Ref27377 \h </w:instrText>
      </w:r>
      <w:r>
        <w:rPr>
          <w:rFonts w:hint="eastAsia"/>
          <w:lang w:val="en-US" w:eastAsia="zh-CN"/>
        </w:rPr>
        <w:fldChar w:fldCharType="separate"/>
      </w:r>
      <w:r>
        <w:rPr>
          <w:rFonts w:hint="eastAsia" w:ascii="宋体" w:hAnsi="宋体" w:eastAsia="宋体" w:cs="宋体"/>
          <w:b/>
          <w:bCs/>
          <w:sz w:val="21"/>
          <w:szCs w:val="21"/>
        </w:rPr>
        <w:t>图 24</w:t>
      </w:r>
      <w:r>
        <w:rPr>
          <w:rFonts w:hint="eastAsia"/>
          <w:lang w:val="en-US" w:eastAsia="zh-CN"/>
        </w:rPr>
        <w:fldChar w:fldCharType="end"/>
      </w:r>
      <w:r>
        <w:rPr>
          <w:rFonts w:hint="eastAsia"/>
          <w:lang w:val="en-US" w:eastAsia="zh-CN"/>
        </w:rPr>
        <w:t>所示</w:t>
      </w:r>
      <w:r>
        <w:t>：</w:t>
      </w:r>
    </w:p>
    <w:p w14:paraId="108D6AE4">
      <w:pPr>
        <w:spacing w:line="24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756910" cy="4631055"/>
            <wp:effectExtent l="0" t="0" r="3810" b="15240"/>
            <wp:docPr id="33" name="图片 33" descr="4.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4.2.4-1"/>
                    <pic:cNvPicPr>
                      <a:picLocks noChangeAspect="1"/>
                    </pic:cNvPicPr>
                  </pic:nvPicPr>
                  <pic:blipFill>
                    <a:blip r:embed="rId39"/>
                    <a:stretch>
                      <a:fillRect/>
                    </a:stretch>
                  </pic:blipFill>
                  <pic:spPr>
                    <a:xfrm>
                      <a:off x="0" y="0"/>
                      <a:ext cx="5756910" cy="4631055"/>
                    </a:xfrm>
                    <a:prstGeom prst="rect">
                      <a:avLst/>
                    </a:prstGeom>
                  </pic:spPr>
                </pic:pic>
              </a:graphicData>
            </a:graphic>
          </wp:inline>
        </w:drawing>
      </w:r>
    </w:p>
    <w:p w14:paraId="16B10006">
      <w:pPr>
        <w:pStyle w:val="8"/>
        <w:spacing w:line="240" w:lineRule="auto"/>
        <w:ind w:left="0" w:leftChars="0" w:firstLine="0" w:firstLineChars="0"/>
        <w:jc w:val="center"/>
        <w:rPr>
          <w:rFonts w:hint="eastAsia" w:ascii="宋体" w:hAnsi="宋体" w:eastAsia="宋体" w:cs="宋体"/>
          <w:b/>
          <w:bCs/>
          <w:sz w:val="21"/>
          <w:szCs w:val="21"/>
          <w:lang w:eastAsia="zh-CN"/>
        </w:rPr>
      </w:pPr>
      <w:bookmarkStart w:id="110" w:name="_Ref27377"/>
      <w:r>
        <w:rPr>
          <w:rFonts w:hint="eastAsia" w:ascii="宋体" w:hAnsi="宋体" w:eastAsia="宋体" w:cs="宋体"/>
          <w:b/>
          <w:bCs/>
          <w:sz w:val="21"/>
          <w:szCs w:val="21"/>
        </w:rPr>
        <w:t xml:space="preserve">图 </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图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24</w:t>
      </w:r>
      <w:r>
        <w:rPr>
          <w:rFonts w:hint="eastAsia" w:ascii="宋体" w:hAnsi="宋体" w:eastAsia="宋体" w:cs="宋体"/>
          <w:b/>
          <w:bCs/>
          <w:sz w:val="21"/>
          <w:szCs w:val="21"/>
        </w:rPr>
        <w:fldChar w:fldCharType="end"/>
      </w:r>
      <w:bookmarkEnd w:id="110"/>
      <w:r>
        <w:rPr>
          <w:rFonts w:hint="eastAsia" w:ascii="宋体" w:hAnsi="宋体" w:eastAsia="宋体" w:cs="宋体"/>
          <w:b/>
          <w:bCs/>
          <w:sz w:val="21"/>
          <w:szCs w:val="21"/>
          <w:lang w:eastAsia="zh-CN"/>
        </w:rPr>
        <w:t>摄像头实时识别</w:t>
      </w:r>
    </w:p>
    <w:p w14:paraId="40B3AD63">
      <w:pPr>
        <w:ind w:firstLine="480"/>
        <w:rPr>
          <w:rFonts w:hint="eastAsia"/>
        </w:rPr>
      </w:pPr>
      <w:r>
        <w:t>采集到的视频帧通过Canvas绘制后编码为JPEG格式的Base64字符串，随增强模式和模型参数一并发送至后端的/api/camera/detect接口。后端对帧进行增强和检测后返回检测统计数据。前端实时更新统计显示，实现接近实时的检测体验。</w:t>
      </w:r>
    </w:p>
    <w:p w14:paraId="6EF0EE2C">
      <w:pPr>
        <w:ind w:firstLine="480"/>
        <w:rPr>
          <w:rFonts w:hint="eastAsia"/>
        </w:rPr>
      </w:pPr>
      <w:r>
        <w:rPr>
          <w:rFonts w:hint="eastAsia"/>
        </w:rPr>
        <w:t>视频识别模</w:t>
      </w:r>
      <w:r>
        <w:rPr>
          <w:rFonts w:hint="eastAsia"/>
          <w:szCs w:val="24"/>
        </w:rPr>
        <w:t>块前端界面见下方</w:t>
      </w:r>
      <w:r>
        <w:rPr>
          <w:rFonts w:hint="eastAsia"/>
          <w:szCs w:val="24"/>
          <w:lang w:eastAsia="zh-CN"/>
        </w:rPr>
        <w:fldChar w:fldCharType="begin"/>
      </w:r>
      <w:r>
        <w:rPr>
          <w:rFonts w:hint="eastAsia"/>
          <w:szCs w:val="24"/>
          <w:lang w:eastAsia="zh-CN"/>
        </w:rPr>
        <w:instrText xml:space="preserve"> REF _Ref15746 \h </w:instrText>
      </w:r>
      <w:r>
        <w:rPr>
          <w:rFonts w:hint="eastAsia"/>
          <w:szCs w:val="24"/>
          <w:lang w:eastAsia="zh-CN"/>
        </w:rPr>
        <w:fldChar w:fldCharType="separate"/>
      </w:r>
      <w:r>
        <w:rPr>
          <w:rFonts w:hint="eastAsia" w:ascii="宋体" w:hAnsi="宋体" w:eastAsia="宋体" w:cs="宋体"/>
          <w:b/>
          <w:bCs/>
          <w:sz w:val="21"/>
        </w:rPr>
        <w:t>图 25</w:t>
      </w:r>
      <w:r>
        <w:rPr>
          <w:rFonts w:hint="eastAsia"/>
          <w:szCs w:val="24"/>
          <w:lang w:eastAsia="zh-CN"/>
        </w:rPr>
        <w:fldChar w:fldCharType="end"/>
      </w:r>
      <w:r>
        <w:rPr>
          <w:rFonts w:hint="eastAsia"/>
          <w:szCs w:val="24"/>
        </w:rPr>
        <w:t>所示：</w:t>
      </w:r>
    </w:p>
    <w:p w14:paraId="446F1C97">
      <w:pPr>
        <w:spacing w:line="240" w:lineRule="auto"/>
        <w:ind w:firstLine="0" w:firstLineChars="0"/>
        <w:rPr>
          <w:rFonts w:hint="eastAsia"/>
        </w:rPr>
      </w:pPr>
      <w:r>
        <w:drawing>
          <wp:inline distT="0" distB="0" distL="114300" distR="114300">
            <wp:extent cx="5747385" cy="2675890"/>
            <wp:effectExtent l="0" t="0" r="13335" b="15875"/>
            <wp:docPr id="6" name="图片 6"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
                    <pic:cNvPicPr>
                      <a:picLocks noChangeAspect="1"/>
                    </pic:cNvPicPr>
                  </pic:nvPicPr>
                  <pic:blipFill>
                    <a:blip r:embed="rId40"/>
                    <a:stretch>
                      <a:fillRect/>
                    </a:stretch>
                  </pic:blipFill>
                  <pic:spPr>
                    <a:xfrm>
                      <a:off x="0" y="0"/>
                      <a:ext cx="5747385" cy="2675890"/>
                    </a:xfrm>
                    <a:prstGeom prst="rect">
                      <a:avLst/>
                    </a:prstGeom>
                  </pic:spPr>
                </pic:pic>
              </a:graphicData>
            </a:graphic>
          </wp:inline>
        </w:drawing>
      </w:r>
    </w:p>
    <w:p w14:paraId="5F594932">
      <w:pPr>
        <w:pStyle w:val="8"/>
        <w:spacing w:line="240" w:lineRule="auto"/>
        <w:ind w:firstLine="0" w:firstLineChars="0"/>
        <w:jc w:val="center"/>
        <w:rPr>
          <w:rFonts w:hint="eastAsia" w:ascii="宋体" w:hAnsi="宋体" w:eastAsia="宋体" w:cs="宋体"/>
          <w:b/>
          <w:bCs/>
          <w:sz w:val="21"/>
        </w:rPr>
      </w:pPr>
      <w:bookmarkStart w:id="111" w:name="_Ref15746"/>
      <w:r>
        <w:rPr>
          <w:rFonts w:hint="eastAsia" w:ascii="宋体" w:hAnsi="宋体" w:eastAsia="宋体" w:cs="宋体"/>
          <w:b/>
          <w:bCs/>
          <w:sz w:val="21"/>
        </w:rPr>
        <w:t xml:space="preserve">图 </w:t>
      </w:r>
      <w:r>
        <w:rPr>
          <w:rFonts w:hint="eastAsia" w:ascii="宋体" w:hAnsi="宋体" w:eastAsia="宋体" w:cs="宋体"/>
          <w:b/>
          <w:bCs/>
          <w:sz w:val="21"/>
        </w:rPr>
        <w:fldChar w:fldCharType="begin"/>
      </w:r>
      <w:r>
        <w:rPr>
          <w:rFonts w:hint="eastAsia" w:ascii="宋体" w:hAnsi="宋体" w:eastAsia="宋体" w:cs="宋体"/>
          <w:b/>
          <w:bCs/>
          <w:sz w:val="21"/>
        </w:rPr>
        <w:instrText xml:space="preserve"> SEQ 图 \* ARABIC </w:instrText>
      </w:r>
      <w:r>
        <w:rPr>
          <w:rFonts w:hint="eastAsia" w:ascii="宋体" w:hAnsi="宋体" w:eastAsia="宋体" w:cs="宋体"/>
          <w:b/>
          <w:bCs/>
          <w:sz w:val="21"/>
        </w:rPr>
        <w:fldChar w:fldCharType="separate"/>
      </w:r>
      <w:r>
        <w:rPr>
          <w:rFonts w:hint="eastAsia" w:ascii="宋体" w:hAnsi="宋体" w:eastAsia="宋体" w:cs="宋体"/>
          <w:b/>
          <w:bCs/>
          <w:sz w:val="21"/>
        </w:rPr>
        <w:t>25</w:t>
      </w:r>
      <w:r>
        <w:rPr>
          <w:rFonts w:hint="eastAsia" w:ascii="宋体" w:hAnsi="宋体" w:eastAsia="宋体" w:cs="宋体"/>
          <w:b/>
          <w:bCs/>
          <w:sz w:val="21"/>
        </w:rPr>
        <w:fldChar w:fldCharType="end"/>
      </w:r>
      <w:bookmarkEnd w:id="111"/>
      <w:r>
        <w:rPr>
          <w:rFonts w:hint="eastAsia" w:ascii="宋体" w:hAnsi="宋体" w:eastAsia="宋体" w:cs="宋体"/>
          <w:b/>
          <w:bCs/>
          <w:sz w:val="21"/>
        </w:rPr>
        <w:t>视像头识别界面</w:t>
      </w:r>
    </w:p>
    <w:p w14:paraId="62D4AD65">
      <w:pPr>
        <w:pStyle w:val="4"/>
        <w:spacing w:before="156" w:after="156"/>
        <w:rPr>
          <w:rFonts w:hint="eastAsia"/>
        </w:rPr>
      </w:pPr>
      <w:bookmarkStart w:id="112" w:name="_Toc3795"/>
      <w:r>
        <w:t>4.2.5 历史记录模块</w:t>
      </w:r>
      <w:bookmarkEnd w:id="112"/>
    </w:p>
    <w:p w14:paraId="2043839A">
      <w:pPr>
        <w:ind w:firstLine="480"/>
        <w:rPr>
          <w:rFonts w:hint="eastAsia"/>
        </w:rPr>
      </w:pPr>
      <w:r>
        <w:t>历史记录页面以表格形式展示所有历史检测记录，支持分页浏览、单条删除、批量删除和清空全部操作。数据加载采用分页机制，每次请求/api/history?page=N&amp;per_page=10获取10条记录。表格包含15列，涵盖文件类型、文件名、各类车辆计数、增强图缩略图、检测图缩略图、处理时间和创建时间等信息。</w:t>
      </w:r>
    </w:p>
    <w:p w14:paraId="2CFF15BA">
      <w:pPr>
        <w:ind w:firstLine="480"/>
        <w:rPr>
          <w:rFonts w:hint="eastAsia"/>
        </w:rPr>
      </w:pPr>
      <w:r>
        <w:t>历史记录的缩略图功能通过点击触发全屏模态框预览，用户可以切换查看增强图像和检测标注图像。删除操作支持单条删除和批量选择删除两种方式，删除时同时清理数据库记录和对应的磁盘文件，确保数据一致性。</w:t>
      </w:r>
    </w:p>
    <w:p w14:paraId="6C9C2C49">
      <w:pPr>
        <w:ind w:firstLine="480"/>
        <w:rPr>
          <w:rFonts w:hint="eastAsia"/>
        </w:rPr>
      </w:pPr>
      <w:r>
        <w:rPr>
          <w:rFonts w:hint="eastAsia"/>
        </w:rPr>
        <w:t>历史记录识别模块前端界</w:t>
      </w:r>
      <w:r>
        <w:rPr>
          <w:rFonts w:hint="eastAsia"/>
          <w:szCs w:val="24"/>
        </w:rPr>
        <w:t>面见下方</w:t>
      </w:r>
      <w:r>
        <w:rPr>
          <w:rFonts w:hint="eastAsia"/>
          <w:szCs w:val="24"/>
          <w:lang w:eastAsia="zh-CN"/>
        </w:rPr>
        <w:fldChar w:fldCharType="begin"/>
      </w:r>
      <w:r>
        <w:rPr>
          <w:rFonts w:hint="eastAsia"/>
          <w:szCs w:val="24"/>
          <w:lang w:eastAsia="zh-CN"/>
        </w:rPr>
        <w:instrText xml:space="preserve"> REF _Ref16217 \h </w:instrText>
      </w:r>
      <w:r>
        <w:rPr>
          <w:rFonts w:hint="eastAsia"/>
          <w:szCs w:val="24"/>
          <w:lang w:eastAsia="zh-CN"/>
        </w:rPr>
        <w:fldChar w:fldCharType="separate"/>
      </w:r>
      <w:r>
        <w:rPr>
          <w:rFonts w:hint="eastAsia" w:ascii="宋体" w:hAnsi="宋体" w:eastAsia="宋体" w:cs="宋体"/>
          <w:b/>
          <w:bCs/>
          <w:sz w:val="21"/>
        </w:rPr>
        <w:t>图 26</w:t>
      </w:r>
      <w:r>
        <w:rPr>
          <w:rFonts w:hint="eastAsia"/>
          <w:szCs w:val="24"/>
          <w:lang w:eastAsia="zh-CN"/>
        </w:rPr>
        <w:fldChar w:fldCharType="end"/>
      </w:r>
      <w:r>
        <w:rPr>
          <w:rFonts w:hint="eastAsia"/>
          <w:szCs w:val="24"/>
        </w:rPr>
        <w:t>所</w:t>
      </w:r>
      <w:r>
        <w:rPr>
          <w:rFonts w:hint="eastAsia"/>
        </w:rPr>
        <w:t>示：</w:t>
      </w:r>
    </w:p>
    <w:p w14:paraId="6F2852AE">
      <w:pPr>
        <w:spacing w:line="240" w:lineRule="auto"/>
        <w:ind w:firstLine="0" w:firstLineChars="0"/>
        <w:rPr>
          <w:rFonts w:hint="eastAsia"/>
        </w:rPr>
      </w:pPr>
      <w:r>
        <w:rPr>
          <w:rFonts w:hint="eastAsia"/>
        </w:rPr>
        <w:drawing>
          <wp:inline distT="0" distB="0" distL="114300" distR="114300">
            <wp:extent cx="5747385" cy="2675890"/>
            <wp:effectExtent l="0" t="0" r="13335" b="15875"/>
            <wp:docPr id="7" name="图片 7"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
                    <pic:cNvPicPr>
                      <a:picLocks noChangeAspect="1"/>
                    </pic:cNvPicPr>
                  </pic:nvPicPr>
                  <pic:blipFill>
                    <a:blip r:embed="rId41"/>
                    <a:stretch>
                      <a:fillRect/>
                    </a:stretch>
                  </pic:blipFill>
                  <pic:spPr>
                    <a:xfrm>
                      <a:off x="0" y="0"/>
                      <a:ext cx="5747385" cy="2675890"/>
                    </a:xfrm>
                    <a:prstGeom prst="rect">
                      <a:avLst/>
                    </a:prstGeom>
                  </pic:spPr>
                </pic:pic>
              </a:graphicData>
            </a:graphic>
          </wp:inline>
        </w:drawing>
      </w:r>
    </w:p>
    <w:p w14:paraId="51298967">
      <w:pPr>
        <w:pStyle w:val="8"/>
        <w:spacing w:line="240" w:lineRule="auto"/>
        <w:ind w:firstLine="0" w:firstLineChars="0"/>
        <w:jc w:val="center"/>
        <w:rPr>
          <w:rFonts w:hint="eastAsia" w:ascii="宋体" w:hAnsi="宋体" w:eastAsia="宋体" w:cs="宋体"/>
          <w:b/>
          <w:bCs/>
          <w:sz w:val="21"/>
        </w:rPr>
      </w:pPr>
      <w:bookmarkStart w:id="113" w:name="_Ref16217"/>
      <w:r>
        <w:rPr>
          <w:rFonts w:hint="eastAsia" w:ascii="宋体" w:hAnsi="宋体" w:eastAsia="宋体" w:cs="宋体"/>
          <w:b/>
          <w:bCs/>
          <w:sz w:val="21"/>
        </w:rPr>
        <w:t xml:space="preserve">图 </w:t>
      </w:r>
      <w:r>
        <w:rPr>
          <w:rFonts w:hint="eastAsia" w:ascii="宋体" w:hAnsi="宋体" w:eastAsia="宋体" w:cs="宋体"/>
          <w:b/>
          <w:bCs/>
          <w:sz w:val="21"/>
        </w:rPr>
        <w:fldChar w:fldCharType="begin"/>
      </w:r>
      <w:r>
        <w:rPr>
          <w:rFonts w:hint="eastAsia" w:ascii="宋体" w:hAnsi="宋体" w:eastAsia="宋体" w:cs="宋体"/>
          <w:b/>
          <w:bCs/>
          <w:sz w:val="21"/>
        </w:rPr>
        <w:instrText xml:space="preserve"> SEQ 图 \* ARABIC </w:instrText>
      </w:r>
      <w:r>
        <w:rPr>
          <w:rFonts w:hint="eastAsia" w:ascii="宋体" w:hAnsi="宋体" w:eastAsia="宋体" w:cs="宋体"/>
          <w:b/>
          <w:bCs/>
          <w:sz w:val="21"/>
        </w:rPr>
        <w:fldChar w:fldCharType="separate"/>
      </w:r>
      <w:r>
        <w:rPr>
          <w:rFonts w:hint="eastAsia" w:ascii="宋体" w:hAnsi="宋体" w:eastAsia="宋体" w:cs="宋体"/>
          <w:b/>
          <w:bCs/>
          <w:sz w:val="21"/>
        </w:rPr>
        <w:t>26</w:t>
      </w:r>
      <w:r>
        <w:rPr>
          <w:rFonts w:hint="eastAsia" w:ascii="宋体" w:hAnsi="宋体" w:eastAsia="宋体" w:cs="宋体"/>
          <w:b/>
          <w:bCs/>
          <w:sz w:val="21"/>
        </w:rPr>
        <w:fldChar w:fldCharType="end"/>
      </w:r>
      <w:bookmarkEnd w:id="113"/>
      <w:r>
        <w:rPr>
          <w:rFonts w:hint="eastAsia" w:ascii="宋体" w:hAnsi="宋体" w:eastAsia="宋体" w:cs="宋体"/>
          <w:b/>
          <w:bCs/>
          <w:sz w:val="21"/>
        </w:rPr>
        <w:t>历史记录界面</w:t>
      </w:r>
    </w:p>
    <w:p w14:paraId="2DCEB07D">
      <w:pPr>
        <w:pStyle w:val="4"/>
        <w:spacing w:before="156" w:after="156"/>
        <w:rPr>
          <w:rFonts w:hint="eastAsia"/>
        </w:rPr>
      </w:pPr>
      <w:bookmarkStart w:id="114" w:name="_Toc13863"/>
      <w:r>
        <w:t>4.2.6 测试结果分析页面</w:t>
      </w:r>
      <w:bookmarkEnd w:id="114"/>
    </w:p>
    <w:p w14:paraId="0F8EE564">
      <w:pPr>
        <w:ind w:firstLine="480"/>
        <w:rPr>
          <w:rFonts w:hint="eastAsia"/>
        </w:rPr>
      </w:pPr>
      <w:r>
        <w:t>测试结果页面是系统评测数据的展示窗口，页面加载时自动请求/api/benchmark/results获取评测数据。页面按场景（雾天、雨天、低光照、正常）分类展示各增强方法在大规模基准测试中的性能表现，包括mAP50、mAP50-95、PSNR、SSIM等关键指标。数据以表格形式呈现，使用颜色编码增强可读性：mAP提升以绿色标示，下降以红色标示；PSNR超过30dB以绿色显示，低于20dB以红色显示。这种可视化的对比分析使用户能够直观地评估不同增强策略的效果差异。</w:t>
      </w:r>
    </w:p>
    <w:p w14:paraId="5F998645">
      <w:pPr>
        <w:ind w:firstLine="480"/>
        <w:rPr>
          <w:rFonts w:hint="eastAsia"/>
        </w:rPr>
      </w:pPr>
      <w:r>
        <w:rPr>
          <w:rFonts w:hint="eastAsia"/>
        </w:rPr>
        <w:t>测试结果模块前端</w:t>
      </w:r>
      <w:r>
        <w:rPr>
          <w:rFonts w:hint="eastAsia"/>
          <w:szCs w:val="24"/>
        </w:rPr>
        <w:t>界面见下方</w:t>
      </w:r>
      <w:r>
        <w:rPr>
          <w:rFonts w:hint="eastAsia"/>
          <w:szCs w:val="24"/>
          <w:lang w:eastAsia="zh-CN"/>
        </w:rPr>
        <w:fldChar w:fldCharType="begin"/>
      </w:r>
      <w:r>
        <w:rPr>
          <w:rFonts w:hint="eastAsia"/>
          <w:szCs w:val="24"/>
          <w:lang w:eastAsia="zh-CN"/>
        </w:rPr>
        <w:instrText xml:space="preserve"> REF _Ref16883 \h </w:instrText>
      </w:r>
      <w:r>
        <w:rPr>
          <w:rFonts w:hint="eastAsia"/>
          <w:szCs w:val="24"/>
          <w:lang w:eastAsia="zh-CN"/>
        </w:rPr>
        <w:fldChar w:fldCharType="separate"/>
      </w:r>
      <w:r>
        <w:rPr>
          <w:rFonts w:hint="eastAsia" w:ascii="宋体" w:hAnsi="宋体" w:eastAsia="宋体" w:cs="宋体"/>
          <w:b/>
          <w:bCs/>
          <w:sz w:val="21"/>
        </w:rPr>
        <w:t>图 27</w:t>
      </w:r>
      <w:r>
        <w:rPr>
          <w:rFonts w:hint="eastAsia"/>
          <w:szCs w:val="24"/>
          <w:lang w:eastAsia="zh-CN"/>
        </w:rPr>
        <w:fldChar w:fldCharType="end"/>
      </w:r>
      <w:r>
        <w:rPr>
          <w:rFonts w:hint="eastAsia"/>
          <w:szCs w:val="24"/>
        </w:rPr>
        <w:t>所示</w:t>
      </w:r>
      <w:r>
        <w:rPr>
          <w:rFonts w:hint="eastAsia"/>
        </w:rPr>
        <w:t>：</w:t>
      </w:r>
    </w:p>
    <w:p w14:paraId="198ECC5C">
      <w:pPr>
        <w:spacing w:line="240" w:lineRule="auto"/>
        <w:ind w:firstLine="0" w:firstLineChars="0"/>
        <w:jc w:val="center"/>
        <w:rPr>
          <w:rFonts w:hint="eastAsia"/>
        </w:rPr>
      </w:pPr>
      <w:r>
        <w:rPr>
          <w:rFonts w:hint="eastAsia"/>
        </w:rPr>
        <w:drawing>
          <wp:inline distT="0" distB="0" distL="114300" distR="114300">
            <wp:extent cx="4673600" cy="6208395"/>
            <wp:effectExtent l="0" t="0" r="6985" b="15240"/>
            <wp:docPr id="8" name="图片 8"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6"/>
                    <pic:cNvPicPr>
                      <a:picLocks noChangeAspect="1"/>
                    </pic:cNvPicPr>
                  </pic:nvPicPr>
                  <pic:blipFill>
                    <a:blip r:embed="rId42"/>
                    <a:stretch>
                      <a:fillRect/>
                    </a:stretch>
                  </pic:blipFill>
                  <pic:spPr>
                    <a:xfrm>
                      <a:off x="0" y="0"/>
                      <a:ext cx="4673600" cy="6208395"/>
                    </a:xfrm>
                    <a:prstGeom prst="rect">
                      <a:avLst/>
                    </a:prstGeom>
                  </pic:spPr>
                </pic:pic>
              </a:graphicData>
            </a:graphic>
          </wp:inline>
        </w:drawing>
      </w:r>
    </w:p>
    <w:p w14:paraId="448AAD3A">
      <w:pPr>
        <w:pStyle w:val="8"/>
        <w:spacing w:line="240" w:lineRule="auto"/>
        <w:ind w:firstLine="0" w:firstLineChars="0"/>
        <w:jc w:val="center"/>
        <w:rPr>
          <w:rFonts w:hint="eastAsia" w:ascii="宋体" w:hAnsi="宋体" w:eastAsia="宋体" w:cs="宋体"/>
          <w:b/>
          <w:bCs/>
          <w:sz w:val="21"/>
        </w:rPr>
      </w:pPr>
      <w:bookmarkStart w:id="115" w:name="_Ref16883"/>
      <w:r>
        <w:rPr>
          <w:rFonts w:hint="eastAsia" w:ascii="宋体" w:hAnsi="宋体" w:eastAsia="宋体" w:cs="宋体"/>
          <w:b/>
          <w:bCs/>
          <w:sz w:val="21"/>
        </w:rPr>
        <w:t xml:space="preserve">图 </w:t>
      </w:r>
      <w:r>
        <w:rPr>
          <w:rFonts w:hint="eastAsia" w:ascii="宋体" w:hAnsi="宋体" w:eastAsia="宋体" w:cs="宋体"/>
          <w:b/>
          <w:bCs/>
          <w:sz w:val="21"/>
        </w:rPr>
        <w:fldChar w:fldCharType="begin"/>
      </w:r>
      <w:r>
        <w:rPr>
          <w:rFonts w:hint="eastAsia" w:ascii="宋体" w:hAnsi="宋体" w:eastAsia="宋体" w:cs="宋体"/>
          <w:b/>
          <w:bCs/>
          <w:sz w:val="21"/>
        </w:rPr>
        <w:instrText xml:space="preserve"> SEQ 图 \* ARABIC </w:instrText>
      </w:r>
      <w:r>
        <w:rPr>
          <w:rFonts w:hint="eastAsia" w:ascii="宋体" w:hAnsi="宋体" w:eastAsia="宋体" w:cs="宋体"/>
          <w:b/>
          <w:bCs/>
          <w:sz w:val="21"/>
        </w:rPr>
        <w:fldChar w:fldCharType="separate"/>
      </w:r>
      <w:r>
        <w:rPr>
          <w:rFonts w:hint="eastAsia" w:ascii="宋体" w:hAnsi="宋体" w:eastAsia="宋体" w:cs="宋体"/>
          <w:b/>
          <w:bCs/>
          <w:sz w:val="21"/>
        </w:rPr>
        <w:t>27</w:t>
      </w:r>
      <w:r>
        <w:rPr>
          <w:rFonts w:hint="eastAsia" w:ascii="宋体" w:hAnsi="宋体" w:eastAsia="宋体" w:cs="宋体"/>
          <w:b/>
          <w:bCs/>
          <w:sz w:val="21"/>
        </w:rPr>
        <w:fldChar w:fldCharType="end"/>
      </w:r>
      <w:bookmarkEnd w:id="115"/>
      <w:r>
        <w:rPr>
          <w:rFonts w:hint="eastAsia" w:ascii="宋体" w:hAnsi="宋体" w:eastAsia="宋体" w:cs="宋体"/>
          <w:b/>
          <w:bCs/>
          <w:sz w:val="21"/>
        </w:rPr>
        <w:t>测试结果界面</w:t>
      </w:r>
    </w:p>
    <w:p w14:paraId="20BDF142">
      <w:pPr>
        <w:pStyle w:val="3"/>
        <w:spacing w:before="156" w:after="156"/>
        <w:rPr>
          <w:rFonts w:hint="eastAsia"/>
        </w:rPr>
      </w:pPr>
      <w:bookmarkStart w:id="116" w:name="_Toc16926"/>
      <w:r>
        <w:t>4.3 后端路由设计与实现</w:t>
      </w:r>
      <w:bookmarkEnd w:id="116"/>
    </w:p>
    <w:p w14:paraId="0460D54C">
      <w:pPr>
        <w:ind w:firstLine="480"/>
        <w:rPr>
          <w:rFonts w:hint="default"/>
        </w:rPr>
      </w:pPr>
      <w:r>
        <w:rPr>
          <w:rFonts w:hint="default"/>
        </w:rPr>
        <w:t>后端采用Flask框架的Blueprint（蓝图）机制组织路由，将不同功能的路由分散到独立的模块中。应用入口</w:t>
      </w:r>
      <w:r>
        <w:rPr>
          <w:rFonts w:hint="default"/>
        </w:rPr>
        <w:fldChar w:fldCharType="begin"/>
      </w:r>
      <w:r>
        <w:rPr>
          <w:rFonts w:hint="default"/>
        </w:rPr>
        <w:instrText xml:space="preserve"> HYPERLINK "E:/Workspace/bishe-1/backend/app.py" </w:instrText>
      </w:r>
      <w:r>
        <w:rPr>
          <w:rFonts w:hint="default"/>
        </w:rPr>
        <w:fldChar w:fldCharType="separate"/>
      </w:r>
      <w:r>
        <w:rPr>
          <w:rFonts w:hint="default"/>
        </w:rPr>
        <w:t>app.py</w:t>
      </w:r>
      <w:r>
        <w:rPr>
          <w:rFonts w:hint="default"/>
        </w:rPr>
        <w:fldChar w:fldCharType="end"/>
      </w:r>
      <w:r>
        <w:rPr>
          <w:rFonts w:hint="default"/>
        </w:rPr>
        <w:t>负责创建Flask应用实例、加载配置、注册蓝图和启动服务。</w:t>
      </w:r>
    </w:p>
    <w:p w14:paraId="11D71CAA">
      <w:pPr>
        <w:ind w:firstLine="480"/>
        <w:rPr>
          <w:rFonts w:hint="default"/>
        </w:rPr>
      </w:pPr>
      <w:r>
        <w:rPr>
          <w:rFonts w:hint="default"/>
        </w:rPr>
        <w:t>四个 Blueprint 模块的划分及各自内部 API 端点的组织结构如</w:t>
      </w:r>
      <w:r>
        <w:rPr>
          <w:rFonts w:hint="eastAsia"/>
          <w:lang w:val="en-US" w:eastAsia="zh-CN"/>
        </w:rPr>
        <w:t>下</w:t>
      </w:r>
      <w:r>
        <w:rPr>
          <w:rFonts w:hint="eastAsia"/>
          <w:lang w:val="en-US" w:eastAsia="zh-CN"/>
        </w:rPr>
        <w:fldChar w:fldCharType="begin"/>
      </w:r>
      <w:r>
        <w:rPr>
          <w:rFonts w:hint="eastAsia"/>
          <w:lang w:val="en-US" w:eastAsia="zh-CN"/>
        </w:rPr>
        <w:instrText xml:space="preserve"> REF _Ref28340 \h </w:instrText>
      </w:r>
      <w:r>
        <w:rPr>
          <w:rFonts w:hint="eastAsia"/>
          <w:lang w:val="en-US" w:eastAsia="zh-CN"/>
        </w:rPr>
        <w:fldChar w:fldCharType="separate"/>
      </w:r>
      <w:r>
        <w:rPr>
          <w:rFonts w:hint="eastAsia" w:ascii="宋体" w:hAnsi="宋体" w:eastAsia="宋体" w:cs="宋体"/>
          <w:b/>
          <w:bCs/>
          <w:sz w:val="21"/>
          <w:szCs w:val="21"/>
        </w:rPr>
        <w:t>图 28</w:t>
      </w:r>
      <w:r>
        <w:rPr>
          <w:rFonts w:hint="eastAsia"/>
          <w:lang w:val="en-US" w:eastAsia="zh-CN"/>
        </w:rPr>
        <w:fldChar w:fldCharType="end"/>
      </w:r>
      <w:r>
        <w:rPr>
          <w:rFonts w:hint="default"/>
        </w:rPr>
        <w:t>所示：</w:t>
      </w:r>
    </w:p>
    <w:p w14:paraId="148CCF40">
      <w:pPr>
        <w:spacing w:line="24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753735" cy="2586990"/>
            <wp:effectExtent l="0" t="0" r="6985" b="1905"/>
            <wp:docPr id="34" name="图片 34" descr="后端 Blueprint 路由组织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后端 Blueprint 路由组织结构图"/>
                    <pic:cNvPicPr>
                      <a:picLocks noChangeAspect="1"/>
                    </pic:cNvPicPr>
                  </pic:nvPicPr>
                  <pic:blipFill>
                    <a:blip r:embed="rId43"/>
                    <a:stretch>
                      <a:fillRect/>
                    </a:stretch>
                  </pic:blipFill>
                  <pic:spPr>
                    <a:xfrm>
                      <a:off x="0" y="0"/>
                      <a:ext cx="5753735" cy="2586990"/>
                    </a:xfrm>
                    <a:prstGeom prst="rect">
                      <a:avLst/>
                    </a:prstGeom>
                  </pic:spPr>
                </pic:pic>
              </a:graphicData>
            </a:graphic>
          </wp:inline>
        </w:drawing>
      </w:r>
    </w:p>
    <w:p w14:paraId="7F876079">
      <w:pPr>
        <w:pStyle w:val="8"/>
        <w:spacing w:line="240" w:lineRule="auto"/>
        <w:ind w:left="0" w:leftChars="0" w:firstLine="0" w:firstLineChars="0"/>
        <w:jc w:val="center"/>
        <w:rPr>
          <w:rFonts w:hint="eastAsia" w:ascii="宋体" w:hAnsi="宋体" w:eastAsia="宋体" w:cs="宋体"/>
          <w:b/>
          <w:bCs/>
          <w:sz w:val="21"/>
          <w:szCs w:val="21"/>
          <w:lang w:eastAsia="zh-CN"/>
        </w:rPr>
      </w:pPr>
      <w:bookmarkStart w:id="117" w:name="_Ref28340"/>
      <w:r>
        <w:rPr>
          <w:rFonts w:hint="eastAsia" w:ascii="宋体" w:hAnsi="宋体" w:eastAsia="宋体" w:cs="宋体"/>
          <w:b/>
          <w:bCs/>
          <w:sz w:val="21"/>
          <w:szCs w:val="21"/>
        </w:rPr>
        <w:t xml:space="preserve">图 </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图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28</w:t>
      </w:r>
      <w:r>
        <w:rPr>
          <w:rFonts w:hint="eastAsia" w:ascii="宋体" w:hAnsi="宋体" w:eastAsia="宋体" w:cs="宋体"/>
          <w:b/>
          <w:bCs/>
          <w:sz w:val="21"/>
          <w:szCs w:val="21"/>
        </w:rPr>
        <w:fldChar w:fldCharType="end"/>
      </w:r>
      <w:bookmarkEnd w:id="117"/>
      <w:r>
        <w:rPr>
          <w:rFonts w:hint="eastAsia" w:ascii="宋体" w:hAnsi="宋体" w:eastAsia="宋体" w:cs="宋体"/>
          <w:b/>
          <w:bCs/>
          <w:sz w:val="21"/>
          <w:szCs w:val="21"/>
          <w:lang w:eastAsia="zh-CN"/>
        </w:rPr>
        <w:t>后端 Blueprint 路由组织结构图</w:t>
      </w:r>
    </w:p>
    <w:p w14:paraId="6A0EF95E">
      <w:pPr>
        <w:ind w:firstLine="480"/>
        <w:rPr>
          <w:rFonts w:hint="default"/>
        </w:rPr>
      </w:pPr>
      <w:r>
        <w:rPr>
          <w:rFonts w:hint="default"/>
        </w:rPr>
        <w:t>该路由组织遵循"一个 Blueprint 一组 URL 前缀"的映射规则，每个 Blueprint 内部按 HTTP 方法继续细分路由，形成了清晰的树状结构。</w:t>
      </w:r>
    </w:p>
    <w:p w14:paraId="651B3492">
      <w:pPr>
        <w:ind w:firstLine="480"/>
        <w:rPr>
          <w:rFonts w:hint="default"/>
        </w:rPr>
      </w:pPr>
      <w:r>
        <w:rPr>
          <w:rFonts w:hint="default"/>
        </w:rPr>
        <w:t>以图片识别为例，一次完整的后端请求处理时序如</w:t>
      </w:r>
      <w:r>
        <w:rPr>
          <w:rFonts w:hint="eastAsia"/>
          <w:lang w:val="en-US" w:eastAsia="zh-CN"/>
        </w:rPr>
        <w:t>下</w:t>
      </w:r>
      <w:r>
        <w:rPr>
          <w:rFonts w:hint="eastAsia"/>
          <w:lang w:val="en-US" w:eastAsia="zh-CN"/>
        </w:rPr>
        <w:fldChar w:fldCharType="begin"/>
      </w:r>
      <w:r>
        <w:rPr>
          <w:rFonts w:hint="eastAsia"/>
          <w:lang w:val="en-US" w:eastAsia="zh-CN"/>
        </w:rPr>
        <w:instrText xml:space="preserve"> REF _Ref30950 \h </w:instrText>
      </w:r>
      <w:r>
        <w:rPr>
          <w:rFonts w:hint="eastAsia"/>
          <w:lang w:val="en-US" w:eastAsia="zh-CN"/>
        </w:rPr>
        <w:fldChar w:fldCharType="separate"/>
      </w:r>
      <w:r>
        <w:rPr>
          <w:rFonts w:hint="eastAsia" w:ascii="宋体" w:hAnsi="宋体" w:eastAsia="宋体" w:cs="宋体"/>
          <w:b/>
          <w:bCs/>
          <w:sz w:val="21"/>
          <w:szCs w:val="21"/>
        </w:rPr>
        <w:t>图 29</w:t>
      </w:r>
      <w:r>
        <w:rPr>
          <w:rFonts w:hint="eastAsia"/>
          <w:lang w:val="en-US" w:eastAsia="zh-CN"/>
        </w:rPr>
        <w:fldChar w:fldCharType="end"/>
      </w:r>
      <w:r>
        <w:rPr>
          <w:rFonts w:hint="default"/>
        </w:rPr>
        <w:t>所示：</w:t>
      </w:r>
    </w:p>
    <w:p w14:paraId="1E28C3DB">
      <w:pPr>
        <w:spacing w:line="24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753100" cy="4162425"/>
            <wp:effectExtent l="0" t="0" r="7620" b="3810"/>
            <wp:docPr id="36" name="图片 36" descr="API 请求处理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API 请求处理时序图"/>
                    <pic:cNvPicPr>
                      <a:picLocks noChangeAspect="1"/>
                    </pic:cNvPicPr>
                  </pic:nvPicPr>
                  <pic:blipFill>
                    <a:blip r:embed="rId44"/>
                    <a:stretch>
                      <a:fillRect/>
                    </a:stretch>
                  </pic:blipFill>
                  <pic:spPr>
                    <a:xfrm>
                      <a:off x="0" y="0"/>
                      <a:ext cx="5753100" cy="4162425"/>
                    </a:xfrm>
                    <a:prstGeom prst="rect">
                      <a:avLst/>
                    </a:prstGeom>
                  </pic:spPr>
                </pic:pic>
              </a:graphicData>
            </a:graphic>
          </wp:inline>
        </w:drawing>
      </w:r>
    </w:p>
    <w:p w14:paraId="188753CB">
      <w:pPr>
        <w:pStyle w:val="8"/>
        <w:spacing w:line="240" w:lineRule="auto"/>
        <w:ind w:left="0" w:leftChars="0" w:firstLine="0" w:firstLineChars="0"/>
        <w:jc w:val="center"/>
        <w:rPr>
          <w:rFonts w:hint="eastAsia" w:ascii="宋体" w:hAnsi="宋体" w:eastAsia="宋体" w:cs="宋体"/>
          <w:b/>
          <w:bCs/>
          <w:sz w:val="21"/>
          <w:szCs w:val="21"/>
          <w:lang w:eastAsia="zh-CN"/>
        </w:rPr>
      </w:pPr>
      <w:bookmarkStart w:id="118" w:name="_Ref30950"/>
      <w:r>
        <w:rPr>
          <w:rFonts w:hint="eastAsia" w:ascii="宋体" w:hAnsi="宋体" w:eastAsia="宋体" w:cs="宋体"/>
          <w:b/>
          <w:bCs/>
          <w:sz w:val="21"/>
          <w:szCs w:val="21"/>
        </w:rPr>
        <w:t xml:space="preserve">图 </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图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29</w:t>
      </w:r>
      <w:r>
        <w:rPr>
          <w:rFonts w:hint="eastAsia" w:ascii="宋体" w:hAnsi="宋体" w:eastAsia="宋体" w:cs="宋体"/>
          <w:b/>
          <w:bCs/>
          <w:sz w:val="21"/>
          <w:szCs w:val="21"/>
        </w:rPr>
        <w:fldChar w:fldCharType="end"/>
      </w:r>
      <w:bookmarkEnd w:id="118"/>
      <w:r>
        <w:rPr>
          <w:rFonts w:hint="eastAsia" w:ascii="宋体" w:hAnsi="宋体" w:eastAsia="宋体" w:cs="宋体"/>
          <w:b/>
          <w:bCs/>
          <w:sz w:val="21"/>
          <w:szCs w:val="21"/>
          <w:lang w:eastAsia="zh-CN"/>
        </w:rPr>
        <w:t>API 请求处理时序图</w:t>
      </w:r>
    </w:p>
    <w:p w14:paraId="6E2A61C4">
      <w:pPr>
        <w:ind w:firstLine="480"/>
      </w:pPr>
      <w:r>
        <w:t>核心的路由注册代码如下</w:t>
      </w:r>
      <w:r>
        <w:rPr>
          <w:rFonts w:hint="default"/>
          <w:lang w:val="en-US"/>
        </w:rPr>
        <w:fldChar w:fldCharType="begin"/>
      </w:r>
      <w:r>
        <w:rPr>
          <w:rFonts w:hint="default"/>
          <w:lang w:val="en-US"/>
        </w:rPr>
        <w:instrText xml:space="preserve"> REF _Ref30979 \h </w:instrText>
      </w:r>
      <w:r>
        <w:rPr>
          <w:rFonts w:hint="default"/>
          <w:lang w:val="en-US"/>
        </w:rPr>
        <w:fldChar w:fldCharType="separate"/>
      </w:r>
      <w:r>
        <w:rPr>
          <w:rFonts w:hint="eastAsia" w:ascii="宋体" w:hAnsi="宋体" w:eastAsia="宋体" w:cs="宋体"/>
          <w:b/>
          <w:bCs/>
          <w:sz w:val="21"/>
          <w:szCs w:val="21"/>
        </w:rPr>
        <w:t>图 30</w:t>
      </w:r>
      <w:r>
        <w:rPr>
          <w:rFonts w:hint="default"/>
          <w:lang w:val="en-US"/>
        </w:rPr>
        <w:fldChar w:fldCharType="end"/>
      </w:r>
      <w:r>
        <w:rPr>
          <w:rFonts w:hint="eastAsia"/>
          <w:lang w:val="en-US" w:eastAsia="zh-CN"/>
        </w:rPr>
        <w:t>所示</w:t>
      </w:r>
      <w:r>
        <w:t>：</w:t>
      </w:r>
    </w:p>
    <w:p w14:paraId="1F5F8558">
      <w:pPr>
        <w:spacing w:line="24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755640" cy="3745865"/>
            <wp:effectExtent l="0" t="0" r="5080" b="8890"/>
            <wp:docPr id="37" name="图片 37" descr="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4.3-1"/>
                    <pic:cNvPicPr>
                      <a:picLocks noChangeAspect="1"/>
                    </pic:cNvPicPr>
                  </pic:nvPicPr>
                  <pic:blipFill>
                    <a:blip r:embed="rId45"/>
                    <a:stretch>
                      <a:fillRect/>
                    </a:stretch>
                  </pic:blipFill>
                  <pic:spPr>
                    <a:xfrm>
                      <a:off x="0" y="0"/>
                      <a:ext cx="5755640" cy="3745865"/>
                    </a:xfrm>
                    <a:prstGeom prst="rect">
                      <a:avLst/>
                    </a:prstGeom>
                  </pic:spPr>
                </pic:pic>
              </a:graphicData>
            </a:graphic>
          </wp:inline>
        </w:drawing>
      </w:r>
    </w:p>
    <w:p w14:paraId="069A8818">
      <w:pPr>
        <w:pStyle w:val="8"/>
        <w:spacing w:line="240" w:lineRule="auto"/>
        <w:ind w:left="0" w:leftChars="0" w:firstLine="0" w:firstLineChars="0"/>
        <w:jc w:val="center"/>
        <w:rPr>
          <w:rFonts w:hint="eastAsia" w:ascii="宋体" w:hAnsi="宋体" w:eastAsia="宋体" w:cs="宋体"/>
          <w:b/>
          <w:bCs/>
          <w:sz w:val="21"/>
          <w:szCs w:val="21"/>
          <w:lang w:eastAsia="zh-CN"/>
        </w:rPr>
      </w:pPr>
      <w:bookmarkStart w:id="119" w:name="_Ref30979"/>
      <w:r>
        <w:rPr>
          <w:rFonts w:hint="eastAsia" w:ascii="宋体" w:hAnsi="宋体" w:eastAsia="宋体" w:cs="宋体"/>
          <w:b/>
          <w:bCs/>
          <w:sz w:val="21"/>
          <w:szCs w:val="21"/>
        </w:rPr>
        <w:t xml:space="preserve">图 </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图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30</w:t>
      </w:r>
      <w:r>
        <w:rPr>
          <w:rFonts w:hint="eastAsia" w:ascii="宋体" w:hAnsi="宋体" w:eastAsia="宋体" w:cs="宋体"/>
          <w:b/>
          <w:bCs/>
          <w:sz w:val="21"/>
          <w:szCs w:val="21"/>
        </w:rPr>
        <w:fldChar w:fldCharType="end"/>
      </w:r>
      <w:bookmarkEnd w:id="119"/>
      <w:r>
        <w:rPr>
          <w:rFonts w:hint="eastAsia" w:ascii="宋体" w:hAnsi="宋体" w:eastAsia="宋体" w:cs="宋体"/>
          <w:b/>
          <w:bCs/>
          <w:sz w:val="21"/>
          <w:szCs w:val="21"/>
          <w:lang w:eastAsia="zh-CN"/>
        </w:rPr>
        <w:t>路由注册代码</w:t>
      </w:r>
    </w:p>
    <w:p w14:paraId="5D325A81">
      <w:pPr>
        <w:ind w:firstLine="480"/>
        <w:rPr>
          <w:rFonts w:hint="eastAsia"/>
        </w:rPr>
      </w:pPr>
      <w:r>
        <w:t>各路由模块职责明确：</w:t>
      </w:r>
      <w:r>
        <w:fldChar w:fldCharType="begin"/>
      </w:r>
      <w:r>
        <w:instrText xml:space="preserve"> HYPERLINK "E:/Workspace/bishe-1/backend/routes/image_routes.py" </w:instrText>
      </w:r>
      <w:r>
        <w:fldChar w:fldCharType="separate"/>
      </w:r>
      <w:r>
        <w:t>/api/image</w:t>
      </w:r>
      <w:r>
        <w:fldChar w:fldCharType="end"/>
      </w:r>
      <w:r>
        <w:t>路由负责图像的上传、增强和检测；</w:t>
      </w:r>
      <w:r>
        <w:fldChar w:fldCharType="begin"/>
      </w:r>
      <w:r>
        <w:instrText xml:space="preserve"> HYPERLINK "E:/Workspace/bishe-1/backend/routes/video_routes.py" </w:instrText>
      </w:r>
      <w:r>
        <w:fldChar w:fldCharType="separate"/>
      </w:r>
      <w:r>
        <w:t>/api/video</w:t>
      </w:r>
      <w:r>
        <w:fldChar w:fldCharType="end"/>
      </w:r>
      <w:r>
        <w:t>路由负责视频文件的增强和检测；</w:t>
      </w:r>
      <w:r>
        <w:fldChar w:fldCharType="begin"/>
      </w:r>
      <w:r>
        <w:instrText xml:space="preserve"> HYPERLINK "E:/Workspace/bishe-1/backend/routes/camera_routes.py" </w:instrText>
      </w:r>
      <w:r>
        <w:fldChar w:fldCharType="separate"/>
      </w:r>
      <w:r>
        <w:t>/api/camera</w:t>
      </w:r>
      <w:r>
        <w:fldChar w:fldCharType="end"/>
      </w:r>
      <w:r>
        <w:t>路由处理摄像头帧的实时检测；历史记录路由覆盖CRUD操作，同时提供benchmark评测数据的查询接口。</w:t>
      </w:r>
    </w:p>
    <w:p w14:paraId="5AB8BF03">
      <w:pPr>
        <w:ind w:firstLine="480"/>
        <w:rPr>
          <w:rFonts w:hint="eastAsia"/>
        </w:rPr>
      </w:pPr>
      <w:r>
        <w:t>系统配置通过</w:t>
      </w:r>
      <w:r>
        <w:fldChar w:fldCharType="begin"/>
      </w:r>
      <w:r>
        <w:instrText xml:space="preserve"> HYPERLINK "E:/Workspace/bishe-1/backend/config.py" </w:instrText>
      </w:r>
      <w:r>
        <w:fldChar w:fldCharType="separate"/>
      </w:r>
      <w:r>
        <w:t>Config</w:t>
      </w:r>
      <w:r>
        <w:fldChar w:fldCharType="end"/>
      </w:r>
      <w:r>
        <w:t>类统一管理，包含MySQL数据库连接参数、文件上传路径、允许的文件类型和最大文件大小限制。上传文件大小限制设置为100MB，既满足了视频文件上传的需求，又防止了恶意的大文件上传攻击。</w:t>
      </w:r>
    </w:p>
    <w:p w14:paraId="4D9D4AED">
      <w:pPr>
        <w:pStyle w:val="4"/>
        <w:spacing w:before="156" w:after="156"/>
        <w:rPr>
          <w:rFonts w:hint="eastAsia"/>
        </w:rPr>
      </w:pPr>
      <w:bookmarkStart w:id="120" w:name="_Toc3282"/>
      <w:r>
        <w:t>4.3.1 图像处理路由</w:t>
      </w:r>
      <w:bookmarkEnd w:id="120"/>
    </w:p>
    <w:p w14:paraId="05EF0416">
      <w:pPr>
        <w:ind w:firstLine="480"/>
        <w:rPr>
          <w:rFonts w:hint="eastAsia"/>
        </w:rPr>
      </w:pPr>
      <w:r>
        <w:t>图像处理路由封装在image_routes.py中，提供两个核心API端点：</w:t>
      </w:r>
    </w:p>
    <w:p w14:paraId="08943348">
      <w:pPr>
        <w:ind w:firstLine="480"/>
        <w:rPr>
          <w:rFonts w:hint="eastAsia"/>
        </w:rPr>
      </w:pPr>
      <w:r>
        <w:t>POST /api/image/enhance接收用户上传的图像文件和增强类型参数。路由首先进行文件类型校验，仅允许PNG、JPG、JPEG、BMP和WebP格式。通过校验的文件以UUID重命名保存在uploads/images/目录下，避免文件名冲突。随后调用ImageEnhancer服务执行图像增强，增强后的图像保存至output/enhanced/目录。API响应返回增强图像的访问路径和增强耗时。</w:t>
      </w:r>
    </w:p>
    <w:p w14:paraId="52D97EDC">
      <w:pPr>
        <w:ind w:firstLine="480"/>
        <w:rPr>
          <w:rFonts w:hint="eastAsia"/>
        </w:rPr>
      </w:pPr>
      <w:r>
        <w:t>POST /api/image/detect接收增强后的图像路径、YOLO模型规格和原始文件名等参数。路由调用VehicleDetector服务对增强图像执行目标检测，在图像上绘制检测边界框和类别标签，保存标注图像至output/detected/目录。同时，将检测结果（包括各类别车辆计数、处理耗时）和图像二进制数据写入MySQL数据库，返回记录ID和统计数据。</w:t>
      </w:r>
    </w:p>
    <w:p w14:paraId="6E360096">
      <w:pPr>
        <w:pStyle w:val="4"/>
        <w:spacing w:before="156" w:after="156"/>
        <w:rPr>
          <w:rFonts w:hint="eastAsia"/>
        </w:rPr>
      </w:pPr>
      <w:bookmarkStart w:id="121" w:name="_Toc17308"/>
      <w:r>
        <w:t>4.3.2 视频处理路由</w:t>
      </w:r>
      <w:bookmarkEnd w:id="121"/>
    </w:p>
    <w:p w14:paraId="126B55C0">
      <w:pPr>
        <w:ind w:firstLine="480"/>
        <w:rPr>
          <w:rFonts w:hint="eastAsia"/>
        </w:rPr>
      </w:pPr>
      <w:r>
        <w:t>视频处理路由在</w:t>
      </w:r>
      <w:r>
        <w:fldChar w:fldCharType="begin"/>
      </w:r>
      <w:r>
        <w:instrText xml:space="preserve"> HYPERLINK "E:/Workspace/bishe-1/backend/routes/video_routes.py" </w:instrText>
      </w:r>
      <w:r>
        <w:fldChar w:fldCharType="separate"/>
      </w:r>
      <w:r>
        <w:t>video_routes.py</w:t>
      </w:r>
      <w:r>
        <w:fldChar w:fldCharType="end"/>
      </w:r>
      <w:r>
        <w:t>中实现，同样提供增强和检测两个端点。</w:t>
      </w:r>
    </w:p>
    <w:p w14:paraId="39553002">
      <w:pPr>
        <w:ind w:firstLine="480"/>
        <w:rPr>
          <w:rFonts w:hint="eastAsia"/>
        </w:rPr>
      </w:pPr>
      <w:r>
        <w:t>视频增强路由POST /api/video/enhance接收视频文件，使用OpenCV的VideoCapture逐帧读取，对每帧调用do_enhance函数执行增强处理。为提升处理效率，采用跳帧策略——每隔一帧处理一次，未处理的帧直接复用上一帧的结果。增强后的帧通过VideoWriter重新编码输出。在编码器选择上，依次尝试avc1、H264和mp4v三种编码标签，确保兼容性。</w:t>
      </w:r>
    </w:p>
    <w:p w14:paraId="5EFCFFEE">
      <w:pPr>
        <w:ind w:firstLine="480"/>
        <w:rPr>
          <w:rFonts w:hint="eastAsia"/>
        </w:rPr>
      </w:pPr>
      <w:r>
        <w:t>视频检测路由POST /api/video/detect接收增强后的视频，同样采用跳帧策略，每6帧执行一次YOLO检测。检测结果通过基于IoU的简单跟踪算法进行帧间关联，避免同一车辆在连续帧中被重复计数。每个检测到的目标分配一个UUID作为唯一标识，当与上一帧中某个目标的IoU超过0.3时视为同一目标，否则分配新ID。最终统计结果以跟踪器中的独立目标数量为准，而非所有帧检测到的目标总数之和，这种统计方式更准确地反映了视频中实际出现的车辆数量。</w:t>
      </w:r>
    </w:p>
    <w:p w14:paraId="3224797B">
      <w:pPr>
        <w:pStyle w:val="4"/>
        <w:spacing w:before="156" w:after="156"/>
        <w:rPr>
          <w:rFonts w:hint="eastAsia"/>
        </w:rPr>
      </w:pPr>
      <w:bookmarkStart w:id="122" w:name="_Toc29309"/>
      <w:r>
        <w:t>4.3.3 摄像头实时检测路由</w:t>
      </w:r>
      <w:bookmarkEnd w:id="122"/>
    </w:p>
    <w:p w14:paraId="7D0E4747">
      <w:pPr>
        <w:ind w:firstLine="480"/>
        <w:rPr>
          <w:rFonts w:hint="eastAsia"/>
        </w:rPr>
      </w:pPr>
      <w:r>
        <w:t>摄像头路由在</w:t>
      </w:r>
      <w:r>
        <w:fldChar w:fldCharType="begin"/>
      </w:r>
      <w:r>
        <w:instrText xml:space="preserve"> HYPERLINK "E:/Workspace/bishe-1/backend/routes/camera_routes.py" </w:instrText>
      </w:r>
      <w:r>
        <w:fldChar w:fldCharType="separate"/>
      </w:r>
      <w:r>
        <w:t>camera_routes.py</w:t>
      </w:r>
      <w:r>
        <w:fldChar w:fldCharType="end"/>
      </w:r>
      <w:r>
        <w:t>中实现，POST /api/camera/detect端点接收前端传来的Base64编码帧。</w:t>
      </w:r>
    </w:p>
    <w:p w14:paraId="3CBAA051">
      <w:pPr>
        <w:ind w:firstLine="480"/>
        <w:rPr>
          <w:rFonts w:hint="eastAsia"/>
        </w:rPr>
      </w:pPr>
      <w:r>
        <w:t>路由首先解码Base64字符串为图像数组，然后根据增强类型参数进行帧级增强处理。增强后的帧送入YOLO模型进行检测，检测结果绘制在帧上并保存到磁盘。与视频检测类似，摄像头模式也采用基于IoU的目标跟踪机制避免重复计数，同时引入超时清理策略——当某个跟踪目标超过2秒未更新时自动移除，适应摄像头的实时流特性。</w:t>
      </w:r>
    </w:p>
    <w:p w14:paraId="5A5D0549">
      <w:pPr>
        <w:ind w:firstLine="480"/>
        <w:rPr>
          <w:rFonts w:hint="eastAsia"/>
        </w:rPr>
      </w:pPr>
      <w:r>
        <w:t>系统还包含自动清理机制cleanup_old_camera_images，当output/detected/目录中的摄像头检测结果超过50张时，自动删除最旧的文件，防止磁盘空间被无限占用。</w:t>
      </w:r>
    </w:p>
    <w:p w14:paraId="25827116">
      <w:pPr>
        <w:pStyle w:val="3"/>
        <w:spacing w:before="156" w:after="156"/>
        <w:rPr>
          <w:rFonts w:hint="eastAsia"/>
        </w:rPr>
      </w:pPr>
      <w:bookmarkStart w:id="123" w:name="_Toc25673"/>
      <w:r>
        <w:t>4.4 数据库设计</w:t>
      </w:r>
      <w:bookmarkEnd w:id="123"/>
    </w:p>
    <w:p w14:paraId="26AAD2F4">
      <w:pPr>
        <w:pStyle w:val="4"/>
        <w:spacing w:before="156" w:after="156"/>
        <w:rPr>
          <w:rFonts w:hint="eastAsia"/>
        </w:rPr>
      </w:pPr>
      <w:bookmarkStart w:id="124" w:name="_Toc27401"/>
      <w:r>
        <w:t>4.4.1 数据库选型与连接管理</w:t>
      </w:r>
      <w:bookmarkEnd w:id="124"/>
    </w:p>
    <w:p w14:paraId="734DF71E">
      <w:pPr>
        <w:ind w:firstLine="480"/>
      </w:pPr>
      <w:r>
        <w:t>系统采用MySQL 8.0关系型数据库进行结构化数据的持久化存储，通过PyMySQL驱动进行数据库连接操作。数据库连接配置通过环境变量注入，默认值为localhost、端口3306、用户名root，数据库名称为bishe_vehicle。数据库初始化init_database函数在应用启动时自动执行，首先尝试创建数据库（如不存在），然后在数据库中创建核心数据表。</w:t>
      </w:r>
    </w:p>
    <w:p w14:paraId="41707718">
      <w:pPr>
        <w:pStyle w:val="4"/>
        <w:bidi w:val="0"/>
        <w:rPr>
          <w:rFonts w:hint="eastAsia"/>
        </w:rPr>
      </w:pPr>
      <w:r>
        <w:rPr>
          <w:rFonts w:hint="eastAsia"/>
        </w:rPr>
        <w:t>4.4.2 数据库E-R图</w:t>
      </w:r>
    </w:p>
    <w:p w14:paraId="0AF89DF9">
      <w:pPr>
        <w:ind w:firstLine="480"/>
        <w:rPr>
          <w:rFonts w:hint="eastAsia"/>
        </w:rPr>
      </w:pPr>
      <w:r>
        <w:rPr>
          <w:rFonts w:hint="eastAsia"/>
        </w:rPr>
        <w:t>系统的核心业务实体为"检测记录"（detection_records表），每一次检测对应一条数据库记录。此外，与每条检测记录关联的图像文件以路径形式嵌入记录中，也可以视为隐含实体。系统的数据库E-R图如</w:t>
      </w:r>
      <w:r>
        <w:rPr>
          <w:rFonts w:hint="eastAsia"/>
          <w:lang w:val="en-US" w:eastAsia="zh-CN"/>
        </w:rPr>
        <w:t>下</w:t>
      </w:r>
      <w:r>
        <w:rPr>
          <w:rFonts w:hint="eastAsia"/>
          <w:lang w:val="en-US" w:eastAsia="zh-CN"/>
        </w:rPr>
        <w:fldChar w:fldCharType="begin"/>
      </w:r>
      <w:r>
        <w:rPr>
          <w:rFonts w:hint="eastAsia"/>
          <w:lang w:val="en-US" w:eastAsia="zh-CN"/>
        </w:rPr>
        <w:instrText xml:space="preserve"> REF _Ref31044 \h </w:instrText>
      </w:r>
      <w:r>
        <w:rPr>
          <w:rFonts w:hint="eastAsia"/>
          <w:lang w:val="en-US" w:eastAsia="zh-CN"/>
        </w:rPr>
        <w:fldChar w:fldCharType="separate"/>
      </w:r>
      <w:r>
        <w:rPr>
          <w:rFonts w:hint="eastAsia" w:ascii="宋体" w:hAnsi="宋体" w:eastAsia="宋体" w:cs="宋体"/>
          <w:b/>
          <w:bCs/>
          <w:sz w:val="21"/>
          <w:szCs w:val="21"/>
        </w:rPr>
        <w:t>图 31</w:t>
      </w:r>
      <w:r>
        <w:rPr>
          <w:rFonts w:hint="eastAsia"/>
          <w:lang w:val="en-US" w:eastAsia="zh-CN"/>
        </w:rPr>
        <w:fldChar w:fldCharType="end"/>
      </w:r>
      <w:r>
        <w:rPr>
          <w:rFonts w:hint="eastAsia"/>
        </w:rPr>
        <w:t>所示：</w:t>
      </w:r>
    </w:p>
    <w:p w14:paraId="00F254FC">
      <w:pPr>
        <w:spacing w:line="240" w:lineRule="auto"/>
        <w:ind w:left="0" w:leftChars="0" w:firstLine="0" w:firstLineChars="0"/>
        <w:jc w:val="center"/>
        <w:rPr>
          <w:rFonts w:hint="eastAsia" w:eastAsia="宋体"/>
          <w:lang w:eastAsia="zh-CN"/>
        </w:rPr>
      </w:pPr>
      <w:commentRangeStart w:id="9"/>
      <w:r>
        <w:rPr>
          <w:rFonts w:hint="eastAsia" w:eastAsia="宋体"/>
          <w:lang w:eastAsia="zh-CN"/>
        </w:rPr>
        <w:drawing>
          <wp:inline distT="0" distB="0" distL="114300" distR="114300">
            <wp:extent cx="2682875" cy="6417945"/>
            <wp:effectExtent l="0" t="0" r="8890" b="11430"/>
            <wp:docPr id="14" name="图片 14"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0"/>
                    <pic:cNvPicPr>
                      <a:picLocks noChangeAspect="1"/>
                    </pic:cNvPicPr>
                  </pic:nvPicPr>
                  <pic:blipFill>
                    <a:blip r:embed="rId46"/>
                    <a:stretch>
                      <a:fillRect/>
                    </a:stretch>
                  </pic:blipFill>
                  <pic:spPr>
                    <a:xfrm>
                      <a:off x="0" y="0"/>
                      <a:ext cx="2682875" cy="6417945"/>
                    </a:xfrm>
                    <a:prstGeom prst="rect">
                      <a:avLst/>
                    </a:prstGeom>
                  </pic:spPr>
                </pic:pic>
              </a:graphicData>
            </a:graphic>
          </wp:inline>
        </w:drawing>
      </w:r>
      <w:commentRangeEnd w:id="9"/>
      <w:r>
        <w:commentReference w:id="9"/>
      </w:r>
    </w:p>
    <w:p w14:paraId="4940C749">
      <w:pPr>
        <w:pStyle w:val="8"/>
        <w:spacing w:line="240" w:lineRule="auto"/>
        <w:ind w:left="0" w:leftChars="0" w:firstLine="0" w:firstLineChars="0"/>
        <w:jc w:val="center"/>
        <w:rPr>
          <w:rFonts w:hint="eastAsia" w:ascii="宋体" w:hAnsi="宋体" w:eastAsia="宋体" w:cs="宋体"/>
          <w:b/>
          <w:bCs/>
          <w:sz w:val="21"/>
          <w:szCs w:val="21"/>
          <w:lang w:eastAsia="zh-CN"/>
        </w:rPr>
      </w:pPr>
      <w:bookmarkStart w:id="125" w:name="_Ref31044"/>
      <w:r>
        <w:rPr>
          <w:rFonts w:hint="eastAsia" w:ascii="宋体" w:hAnsi="宋体" w:eastAsia="宋体" w:cs="宋体"/>
          <w:b/>
          <w:bCs/>
          <w:sz w:val="21"/>
          <w:szCs w:val="21"/>
        </w:rPr>
        <w:t xml:space="preserve">图 </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图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31</w:t>
      </w:r>
      <w:r>
        <w:rPr>
          <w:rFonts w:hint="eastAsia" w:ascii="宋体" w:hAnsi="宋体" w:eastAsia="宋体" w:cs="宋体"/>
          <w:b/>
          <w:bCs/>
          <w:sz w:val="21"/>
          <w:szCs w:val="21"/>
        </w:rPr>
        <w:fldChar w:fldCharType="end"/>
      </w:r>
      <w:bookmarkEnd w:id="125"/>
      <w:r>
        <w:rPr>
          <w:rFonts w:hint="eastAsia" w:ascii="宋体" w:hAnsi="宋体" w:eastAsia="宋体" w:cs="宋体"/>
          <w:b/>
          <w:bCs/>
          <w:sz w:val="21"/>
          <w:szCs w:val="21"/>
          <w:lang w:eastAsia="zh-CN"/>
        </w:rPr>
        <w:t>数据库E-R图</w:t>
      </w:r>
    </w:p>
    <w:p w14:paraId="60D1DC1A">
      <w:pPr>
        <w:bidi w:val="0"/>
        <w:rPr>
          <w:rFonts w:hint="eastAsia"/>
        </w:rPr>
      </w:pPr>
      <w:r>
        <w:rPr>
          <w:rFonts w:hint="eastAsia"/>
        </w:rPr>
        <w:t>系统仅涉及两类数据库实体：检测记录是核心实体，代表一次完整的检测会话，从其内部属性可进一步区分 file_type（image/video/camera 三种检测模式）和车辆统计结果的五类计数字段。检测记录在实现层面采用 MySQL 单表结构存储，实体属性的定义由 detection_records 表承载，同时利用 enhanced_image 和 detected_image 两个 LONGBLOB 字段内嵌核心图像数据以保证数据的自包含性。图像文件为附属实体，与检测记录呈 1:N 关系，代表一次检测会话产出的原始、增强与标注三类图像在文件系统中的物理副本，该实体的 file_path 字段被 detection_records 表引用为 enhanced_image_path 和 detected_image_path。</w:t>
      </w:r>
    </w:p>
    <w:p w14:paraId="351070C1">
      <w:pPr>
        <w:pStyle w:val="4"/>
        <w:bidi w:val="0"/>
        <w:rPr>
          <w:rFonts w:hint="eastAsia"/>
        </w:rPr>
      </w:pPr>
      <w:r>
        <w:rPr>
          <w:rFonts w:hint="eastAsia"/>
        </w:rPr>
        <w:t>4.4.3 数据库数据流图</w:t>
      </w:r>
    </w:p>
    <w:p w14:paraId="1649EB63">
      <w:pPr>
        <w:ind w:firstLine="480"/>
        <w:rPr>
          <w:rFonts w:hint="eastAsia"/>
        </w:rPr>
      </w:pPr>
      <w:r>
        <w:rPr>
          <w:rFonts w:hint="eastAsia"/>
        </w:rPr>
        <w:t>检测数据在系统内的存储与查询流程如</w:t>
      </w:r>
      <w:r>
        <w:rPr>
          <w:rFonts w:hint="eastAsia"/>
          <w:lang w:val="en-US" w:eastAsia="zh-CN"/>
        </w:rPr>
        <w:t>下</w:t>
      </w:r>
      <w:r>
        <w:rPr>
          <w:rFonts w:hint="eastAsia"/>
          <w:lang w:val="en-US" w:eastAsia="zh-CN"/>
        </w:rPr>
        <w:fldChar w:fldCharType="begin"/>
      </w:r>
      <w:r>
        <w:rPr>
          <w:rFonts w:hint="eastAsia"/>
          <w:lang w:val="en-US" w:eastAsia="zh-CN"/>
        </w:rPr>
        <w:instrText xml:space="preserve"> REF _Ref31077 \h </w:instrText>
      </w:r>
      <w:r>
        <w:rPr>
          <w:rFonts w:hint="eastAsia"/>
          <w:lang w:val="en-US" w:eastAsia="zh-CN"/>
        </w:rPr>
        <w:fldChar w:fldCharType="separate"/>
      </w:r>
      <w:r>
        <w:rPr>
          <w:rFonts w:hint="eastAsia" w:ascii="宋体" w:hAnsi="宋体" w:eastAsia="宋体" w:cs="宋体"/>
          <w:b/>
          <w:bCs/>
          <w:sz w:val="21"/>
          <w:szCs w:val="21"/>
        </w:rPr>
        <w:t>图 32</w:t>
      </w:r>
      <w:r>
        <w:rPr>
          <w:rFonts w:hint="eastAsia"/>
          <w:lang w:val="en-US" w:eastAsia="zh-CN"/>
        </w:rPr>
        <w:fldChar w:fldCharType="end"/>
      </w:r>
      <w:r>
        <w:rPr>
          <w:rFonts w:hint="eastAsia"/>
        </w:rPr>
        <w:t>所示：</w:t>
      </w:r>
    </w:p>
    <w:p w14:paraId="01563031">
      <w:pPr>
        <w:spacing w:line="240" w:lineRule="auto"/>
        <w:ind w:left="0" w:leftChars="0" w:firstLine="0" w:firstLineChars="0"/>
        <w:jc w:val="center"/>
        <w:rPr>
          <w:rFonts w:hint="eastAsia" w:eastAsia="宋体"/>
          <w:lang w:eastAsia="zh-CN"/>
        </w:rPr>
      </w:pPr>
      <w:commentRangeStart w:id="10"/>
      <w:r>
        <w:rPr>
          <w:rFonts w:hint="eastAsia" w:eastAsia="宋体"/>
          <w:lang w:eastAsia="zh-CN"/>
        </w:rPr>
        <w:drawing>
          <wp:inline distT="0" distB="0" distL="114300" distR="114300">
            <wp:extent cx="4874260" cy="5659120"/>
            <wp:effectExtent l="0" t="0" r="12065" b="15875"/>
            <wp:docPr id="15" name="图片 15" descr="数据库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数据库流程图"/>
                    <pic:cNvPicPr>
                      <a:picLocks noChangeAspect="1"/>
                    </pic:cNvPicPr>
                  </pic:nvPicPr>
                  <pic:blipFill>
                    <a:blip r:embed="rId47"/>
                    <a:stretch>
                      <a:fillRect/>
                    </a:stretch>
                  </pic:blipFill>
                  <pic:spPr>
                    <a:xfrm>
                      <a:off x="0" y="0"/>
                      <a:ext cx="4874260" cy="5659120"/>
                    </a:xfrm>
                    <a:prstGeom prst="rect">
                      <a:avLst/>
                    </a:prstGeom>
                  </pic:spPr>
                </pic:pic>
              </a:graphicData>
            </a:graphic>
          </wp:inline>
        </w:drawing>
      </w:r>
      <w:commentRangeEnd w:id="10"/>
      <w:r>
        <w:commentReference w:id="10"/>
      </w:r>
    </w:p>
    <w:p w14:paraId="09C3117D">
      <w:pPr>
        <w:pStyle w:val="8"/>
        <w:spacing w:line="240" w:lineRule="auto"/>
        <w:ind w:left="0" w:leftChars="0" w:firstLine="0" w:firstLineChars="0"/>
        <w:jc w:val="center"/>
        <w:rPr>
          <w:rFonts w:hint="eastAsia" w:ascii="宋体" w:hAnsi="宋体" w:eastAsia="宋体" w:cs="宋体"/>
          <w:b/>
          <w:bCs/>
          <w:sz w:val="21"/>
          <w:szCs w:val="21"/>
          <w:lang w:eastAsia="zh-CN"/>
        </w:rPr>
      </w:pPr>
      <w:bookmarkStart w:id="126" w:name="_Ref31077"/>
      <w:r>
        <w:rPr>
          <w:rFonts w:hint="eastAsia" w:ascii="宋体" w:hAnsi="宋体" w:eastAsia="宋体" w:cs="宋体"/>
          <w:b/>
          <w:bCs/>
          <w:sz w:val="21"/>
          <w:szCs w:val="21"/>
        </w:rPr>
        <w:t xml:space="preserve">图 </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图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32</w:t>
      </w:r>
      <w:r>
        <w:rPr>
          <w:rFonts w:hint="eastAsia" w:ascii="宋体" w:hAnsi="宋体" w:eastAsia="宋体" w:cs="宋体"/>
          <w:b/>
          <w:bCs/>
          <w:sz w:val="21"/>
          <w:szCs w:val="21"/>
        </w:rPr>
        <w:fldChar w:fldCharType="end"/>
      </w:r>
      <w:bookmarkEnd w:id="126"/>
      <w:r>
        <w:rPr>
          <w:rFonts w:hint="eastAsia" w:ascii="宋体" w:hAnsi="宋体" w:eastAsia="宋体" w:cs="宋体"/>
          <w:b/>
          <w:bCs/>
          <w:sz w:val="21"/>
          <w:szCs w:val="21"/>
          <w:lang w:eastAsia="zh-CN"/>
        </w:rPr>
        <w:t>数据库数据流图</w:t>
      </w:r>
    </w:p>
    <w:p w14:paraId="4C67B6B2">
      <w:pPr>
        <w:ind w:firstLine="480"/>
        <w:rPr>
          <w:rFonts w:hint="eastAsia"/>
        </w:rPr>
      </w:pPr>
      <w:r>
        <w:rPr>
          <w:rFonts w:hint="eastAsia"/>
        </w:rPr>
        <w:t>数据流图包含两条主要路径：写入路径（P6.1）在每次检测完成后由后端触发，将检测统计结果、图像二进制数据和文件路径一并写入 detection_records 表（D1），同时将图像文件落盘至 D2；查询路径（P6.2）响应用户查看历史记录的操作，从 D1 中读取记录列表，支持按页查询和按 ID 删除，删除时同步清理 D2 中对应的磁盘文件。系统的外部实体只有"用户"和"Web 前端"两类——用户发起上传/检测请求，前端则作为历史数据的消费者拉取记录用于页面渲染。</w:t>
      </w:r>
    </w:p>
    <w:p w14:paraId="69F567DC">
      <w:pPr>
        <w:ind w:firstLine="480"/>
        <w:rPr>
          <w:rFonts w:hint="eastAsia"/>
        </w:rPr>
      </w:pPr>
    </w:p>
    <w:p w14:paraId="3B997AFD">
      <w:pPr>
        <w:pStyle w:val="4"/>
        <w:spacing w:before="156" w:after="156"/>
        <w:rPr>
          <w:rFonts w:hint="eastAsia"/>
        </w:rPr>
      </w:pPr>
      <w:bookmarkStart w:id="127" w:name="_Toc31760"/>
      <w:r>
        <w:t>4.4.</w:t>
      </w:r>
      <w:r>
        <w:rPr>
          <w:rFonts w:hint="eastAsia"/>
          <w:lang w:val="en-US" w:eastAsia="zh-CN"/>
        </w:rPr>
        <w:t>4</w:t>
      </w:r>
      <w:r>
        <w:t xml:space="preserve"> 数据表结构</w:t>
      </w:r>
      <w:bookmarkEnd w:id="127"/>
    </w:p>
    <w:p w14:paraId="62E5FC93">
      <w:pPr>
        <w:ind w:firstLine="480"/>
        <w:rPr>
          <w:rFonts w:hint="eastAsia"/>
        </w:rPr>
      </w:pPr>
      <w:r>
        <w:t>核心数据表为detection_records，</w:t>
      </w:r>
      <w:r>
        <w:rPr>
          <w:szCs w:val="24"/>
        </w:rPr>
        <w:t>其结构设计如下</w:t>
      </w:r>
      <w:r>
        <w:rPr>
          <w:rFonts w:hint="default"/>
          <w:szCs w:val="24"/>
          <w:lang w:val="en-US"/>
        </w:rPr>
        <w:fldChar w:fldCharType="begin"/>
      </w:r>
      <w:r>
        <w:rPr>
          <w:rFonts w:hint="default"/>
          <w:szCs w:val="24"/>
          <w:lang w:val="en-US"/>
        </w:rPr>
        <w:instrText xml:space="preserve"> REF _Ref17389 \h </w:instrText>
      </w:r>
      <w:r>
        <w:rPr>
          <w:rFonts w:hint="default"/>
          <w:szCs w:val="24"/>
          <w:lang w:val="en-US"/>
        </w:rPr>
        <w:fldChar w:fldCharType="separate"/>
      </w:r>
      <w:r>
        <w:rPr>
          <w:rFonts w:hint="eastAsia" w:ascii="宋体" w:hAnsi="宋体" w:eastAsia="宋体" w:cs="宋体"/>
          <w:b/>
          <w:bCs/>
          <w:sz w:val="21"/>
        </w:rPr>
        <w:t>表 4</w:t>
      </w:r>
      <w:r>
        <w:rPr>
          <w:rFonts w:hint="default"/>
          <w:szCs w:val="24"/>
          <w:lang w:val="en-US"/>
        </w:rPr>
        <w:fldChar w:fldCharType="end"/>
      </w:r>
      <w:r>
        <w:rPr>
          <w:rFonts w:hint="eastAsia"/>
          <w:szCs w:val="24"/>
        </w:rPr>
        <w:t>所示</w:t>
      </w:r>
      <w:r>
        <w:t>：</w:t>
      </w:r>
    </w:p>
    <w:p w14:paraId="724BC3DA">
      <w:pPr>
        <w:pStyle w:val="8"/>
        <w:ind w:firstLine="0" w:firstLineChars="0"/>
        <w:jc w:val="center"/>
        <w:rPr>
          <w:rFonts w:hint="eastAsia" w:ascii="宋体" w:hAnsi="宋体" w:eastAsia="宋体" w:cs="宋体"/>
          <w:b/>
          <w:bCs/>
          <w:sz w:val="21"/>
        </w:rPr>
      </w:pPr>
      <w:bookmarkStart w:id="128" w:name="_Ref17389"/>
      <w:r>
        <w:rPr>
          <w:rFonts w:hint="eastAsia" w:ascii="宋体" w:hAnsi="宋体" w:eastAsia="宋体" w:cs="宋体"/>
          <w:b/>
          <w:bCs/>
          <w:sz w:val="21"/>
        </w:rPr>
        <w:t xml:space="preserve">表 </w:t>
      </w:r>
      <w:r>
        <w:rPr>
          <w:rFonts w:hint="eastAsia" w:ascii="宋体" w:hAnsi="宋体" w:eastAsia="宋体" w:cs="宋体"/>
          <w:b/>
          <w:bCs/>
          <w:sz w:val="21"/>
        </w:rPr>
        <w:fldChar w:fldCharType="begin"/>
      </w:r>
      <w:r>
        <w:rPr>
          <w:rFonts w:hint="eastAsia" w:ascii="宋体" w:hAnsi="宋体" w:eastAsia="宋体" w:cs="宋体"/>
          <w:b/>
          <w:bCs/>
          <w:sz w:val="21"/>
        </w:rPr>
        <w:instrText xml:space="preserve"> SEQ 表 \* ARABIC </w:instrText>
      </w:r>
      <w:r>
        <w:rPr>
          <w:rFonts w:hint="eastAsia" w:ascii="宋体" w:hAnsi="宋体" w:eastAsia="宋体" w:cs="宋体"/>
          <w:b/>
          <w:bCs/>
          <w:sz w:val="21"/>
        </w:rPr>
        <w:fldChar w:fldCharType="separate"/>
      </w:r>
      <w:r>
        <w:rPr>
          <w:rFonts w:hint="eastAsia" w:ascii="宋体" w:hAnsi="宋体" w:eastAsia="宋体" w:cs="宋体"/>
          <w:b/>
          <w:bCs/>
          <w:sz w:val="21"/>
        </w:rPr>
        <w:t>4</w:t>
      </w:r>
      <w:r>
        <w:rPr>
          <w:rFonts w:hint="eastAsia" w:ascii="宋体" w:hAnsi="宋体" w:eastAsia="宋体" w:cs="宋体"/>
          <w:b/>
          <w:bCs/>
          <w:sz w:val="21"/>
        </w:rPr>
        <w:fldChar w:fldCharType="end"/>
      </w:r>
      <w:bookmarkEnd w:id="128"/>
      <w:r>
        <w:rPr>
          <w:rFonts w:hint="eastAsia" w:ascii="宋体" w:hAnsi="宋体" w:eastAsia="宋体" w:cs="宋体"/>
          <w:b/>
          <w:bCs/>
          <w:sz w:val="21"/>
        </w:rPr>
        <w:t>数据表结构设计</w:t>
      </w:r>
    </w:p>
    <w:tbl>
      <w:tblPr>
        <w:tblStyle w:val="21"/>
        <w:tblW w:w="8758"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3145"/>
        <w:gridCol w:w="2881"/>
        <w:gridCol w:w="2732"/>
      </w:tblGrid>
      <w:tr w14:paraId="7A8C6246">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Header/>
        </w:trPr>
        <w:tc>
          <w:tcPr>
            <w:tcW w:w="3145"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1FC8DD45">
            <w:pPr>
              <w:ind w:firstLine="480"/>
              <w:rPr>
                <w:rFonts w:hint="eastAsia"/>
              </w:rPr>
            </w:pPr>
            <w:r>
              <w:t>字段名</w:t>
            </w:r>
          </w:p>
        </w:tc>
        <w:tc>
          <w:tcPr>
            <w:tcW w:w="2881"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13D7B459">
            <w:pPr>
              <w:ind w:firstLine="480"/>
              <w:rPr>
                <w:rFonts w:hint="eastAsia"/>
              </w:rPr>
            </w:pPr>
            <w:r>
              <w:t>类型</w:t>
            </w:r>
          </w:p>
        </w:tc>
        <w:tc>
          <w:tcPr>
            <w:tcW w:w="2732"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48AC841D">
            <w:pPr>
              <w:ind w:firstLine="480"/>
              <w:rPr>
                <w:rFonts w:hint="eastAsia"/>
              </w:rPr>
            </w:pPr>
            <w:r>
              <w:t>说明</w:t>
            </w:r>
          </w:p>
        </w:tc>
      </w:tr>
      <w:tr w14:paraId="491CCE5D">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3145"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B315AA1">
            <w:pPr>
              <w:ind w:firstLine="480"/>
              <w:rPr>
                <w:rFonts w:hint="eastAsia"/>
              </w:rPr>
            </w:pPr>
            <w:r>
              <w:t>id</w:t>
            </w:r>
          </w:p>
        </w:tc>
        <w:tc>
          <w:tcPr>
            <w:tcW w:w="2881"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1238670C">
            <w:pPr>
              <w:ind w:firstLine="480"/>
              <w:rPr>
                <w:rFonts w:hint="eastAsia"/>
              </w:rPr>
            </w:pPr>
            <w:r>
              <w:t>INT PRIMARY KEY AUTO_INCREMENT</w:t>
            </w:r>
          </w:p>
        </w:tc>
        <w:tc>
          <w:tcPr>
            <w:tcW w:w="2732"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2E72B9B">
            <w:pPr>
              <w:ind w:firstLine="480"/>
              <w:rPr>
                <w:rFonts w:hint="eastAsia"/>
              </w:rPr>
            </w:pPr>
            <w:r>
              <w:t>自增主键</w:t>
            </w:r>
          </w:p>
        </w:tc>
      </w:tr>
      <w:tr w14:paraId="16A0707D">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3145"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A01DF35">
            <w:pPr>
              <w:ind w:firstLine="480"/>
              <w:rPr>
                <w:rFonts w:hint="eastAsia"/>
              </w:rPr>
            </w:pPr>
            <w:r>
              <w:t>file_type</w:t>
            </w:r>
          </w:p>
        </w:tc>
        <w:tc>
          <w:tcPr>
            <w:tcW w:w="2881"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6D043B1D">
            <w:pPr>
              <w:ind w:firstLine="480"/>
              <w:rPr>
                <w:rFonts w:hint="eastAsia"/>
              </w:rPr>
            </w:pPr>
            <w:r>
              <w:t>ENUM('image','video','camera')</w:t>
            </w:r>
          </w:p>
        </w:tc>
        <w:tc>
          <w:tcPr>
            <w:tcW w:w="2732"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8BF53A3">
            <w:pPr>
              <w:ind w:firstLine="480"/>
              <w:rPr>
                <w:rFonts w:hint="eastAsia"/>
              </w:rPr>
            </w:pPr>
            <w:r>
              <w:t>文件类型</w:t>
            </w:r>
          </w:p>
        </w:tc>
      </w:tr>
      <w:tr w14:paraId="64ADFC51">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3145"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5FEABBF7">
            <w:pPr>
              <w:ind w:firstLine="480"/>
              <w:rPr>
                <w:rFonts w:hint="eastAsia"/>
              </w:rPr>
            </w:pPr>
            <w:r>
              <w:t>file_name</w:t>
            </w:r>
          </w:p>
        </w:tc>
        <w:tc>
          <w:tcPr>
            <w:tcW w:w="2881"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24BBB87">
            <w:pPr>
              <w:ind w:firstLine="480"/>
              <w:rPr>
                <w:rFonts w:hint="eastAsia"/>
              </w:rPr>
            </w:pPr>
            <w:r>
              <w:t>VARCHAR(255)</w:t>
            </w:r>
          </w:p>
        </w:tc>
        <w:tc>
          <w:tcPr>
            <w:tcW w:w="2732"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FE05C6A">
            <w:pPr>
              <w:ind w:firstLine="480"/>
              <w:rPr>
                <w:rFonts w:hint="eastAsia"/>
              </w:rPr>
            </w:pPr>
            <w:r>
              <w:t>原始文件名</w:t>
            </w:r>
          </w:p>
        </w:tc>
      </w:tr>
      <w:tr w14:paraId="3455E3ED">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3145"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644CB641">
            <w:pPr>
              <w:ind w:firstLine="480"/>
              <w:rPr>
                <w:rFonts w:hint="eastAsia"/>
              </w:rPr>
            </w:pPr>
            <w:r>
              <w:t>file_path</w:t>
            </w:r>
          </w:p>
        </w:tc>
        <w:tc>
          <w:tcPr>
            <w:tcW w:w="2881"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77856CA">
            <w:pPr>
              <w:ind w:firstLine="480"/>
              <w:rPr>
                <w:rFonts w:hint="eastAsia"/>
              </w:rPr>
            </w:pPr>
            <w:r>
              <w:t>VARCHAR(500)</w:t>
            </w:r>
          </w:p>
        </w:tc>
        <w:tc>
          <w:tcPr>
            <w:tcW w:w="2732"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2A0B26C7">
            <w:pPr>
              <w:ind w:firstLine="480"/>
              <w:rPr>
                <w:rFonts w:hint="eastAsia"/>
              </w:rPr>
            </w:pPr>
            <w:r>
              <w:t>文件存储路径</w:t>
            </w:r>
          </w:p>
        </w:tc>
      </w:tr>
      <w:tr w14:paraId="3D5EB443">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3145"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B55E4EF">
            <w:pPr>
              <w:ind w:firstLine="480"/>
              <w:rPr>
                <w:rFonts w:hint="eastAsia"/>
              </w:rPr>
            </w:pPr>
            <w:r>
              <w:t>total_vehicles</w:t>
            </w:r>
          </w:p>
        </w:tc>
        <w:tc>
          <w:tcPr>
            <w:tcW w:w="2881"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76C5F15A">
            <w:pPr>
              <w:ind w:firstLine="480"/>
              <w:rPr>
                <w:rFonts w:hint="eastAsia"/>
              </w:rPr>
            </w:pPr>
            <w:r>
              <w:t>INT</w:t>
            </w:r>
          </w:p>
        </w:tc>
        <w:tc>
          <w:tcPr>
            <w:tcW w:w="2732"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A16E9DD">
            <w:pPr>
              <w:ind w:firstLine="480"/>
              <w:rPr>
                <w:rFonts w:hint="eastAsia"/>
              </w:rPr>
            </w:pPr>
            <w:r>
              <w:t>检测车辆总数</w:t>
            </w:r>
          </w:p>
        </w:tc>
      </w:tr>
      <w:tr w14:paraId="071BA17D">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3145"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03CA8FF5">
            <w:pPr>
              <w:ind w:firstLine="480"/>
              <w:rPr>
                <w:rFonts w:hint="eastAsia"/>
              </w:rPr>
            </w:pPr>
            <w:r>
              <w:t>car_count</w:t>
            </w:r>
          </w:p>
        </w:tc>
        <w:tc>
          <w:tcPr>
            <w:tcW w:w="2881"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3620B7E">
            <w:pPr>
              <w:ind w:firstLine="480"/>
              <w:rPr>
                <w:rFonts w:hint="eastAsia"/>
              </w:rPr>
            </w:pPr>
            <w:r>
              <w:t>INT</w:t>
            </w:r>
          </w:p>
        </w:tc>
        <w:tc>
          <w:tcPr>
            <w:tcW w:w="2732"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D4F3888">
            <w:pPr>
              <w:ind w:firstLine="480"/>
              <w:rPr>
                <w:rFonts w:hint="eastAsia"/>
              </w:rPr>
            </w:pPr>
            <w:r>
              <w:t>轿车数量</w:t>
            </w:r>
          </w:p>
        </w:tc>
      </w:tr>
      <w:tr w14:paraId="022DE918">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3145"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FFDFB6A">
            <w:pPr>
              <w:ind w:firstLine="480"/>
              <w:rPr>
                <w:rFonts w:hint="eastAsia"/>
              </w:rPr>
            </w:pPr>
            <w:r>
              <w:t>truck_count</w:t>
            </w:r>
          </w:p>
        </w:tc>
        <w:tc>
          <w:tcPr>
            <w:tcW w:w="2881"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9A28C61">
            <w:pPr>
              <w:ind w:firstLine="480"/>
              <w:rPr>
                <w:rFonts w:hint="eastAsia"/>
              </w:rPr>
            </w:pPr>
            <w:r>
              <w:t>INT</w:t>
            </w:r>
          </w:p>
        </w:tc>
        <w:tc>
          <w:tcPr>
            <w:tcW w:w="2732"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038B6EF">
            <w:pPr>
              <w:ind w:firstLine="480"/>
              <w:rPr>
                <w:rFonts w:hint="eastAsia"/>
              </w:rPr>
            </w:pPr>
            <w:r>
              <w:t>卡车数量</w:t>
            </w:r>
          </w:p>
        </w:tc>
      </w:tr>
      <w:tr w14:paraId="34756D8A">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3145"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36CC099B">
            <w:pPr>
              <w:ind w:firstLine="480"/>
              <w:rPr>
                <w:rFonts w:hint="eastAsia"/>
              </w:rPr>
            </w:pPr>
            <w:r>
              <w:t>bus_count</w:t>
            </w:r>
          </w:p>
        </w:tc>
        <w:tc>
          <w:tcPr>
            <w:tcW w:w="2881"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09B8FD5A">
            <w:pPr>
              <w:ind w:firstLine="480"/>
              <w:rPr>
                <w:rFonts w:hint="eastAsia"/>
              </w:rPr>
            </w:pPr>
            <w:r>
              <w:t>INT</w:t>
            </w:r>
          </w:p>
        </w:tc>
        <w:tc>
          <w:tcPr>
            <w:tcW w:w="2732"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57B2776">
            <w:pPr>
              <w:ind w:firstLine="480"/>
              <w:rPr>
                <w:rFonts w:hint="eastAsia"/>
              </w:rPr>
            </w:pPr>
            <w:r>
              <w:t>公交车数量</w:t>
            </w:r>
          </w:p>
        </w:tc>
      </w:tr>
      <w:tr w14:paraId="002AA3EB">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3145"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1E2E649">
            <w:pPr>
              <w:ind w:firstLine="480"/>
              <w:rPr>
                <w:rFonts w:hint="eastAsia"/>
              </w:rPr>
            </w:pPr>
            <w:r>
              <w:t>motorcycle_count</w:t>
            </w:r>
          </w:p>
        </w:tc>
        <w:tc>
          <w:tcPr>
            <w:tcW w:w="2881"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D49442A">
            <w:pPr>
              <w:ind w:firstLine="480"/>
              <w:rPr>
                <w:rFonts w:hint="eastAsia"/>
              </w:rPr>
            </w:pPr>
            <w:r>
              <w:t>INT</w:t>
            </w:r>
          </w:p>
        </w:tc>
        <w:tc>
          <w:tcPr>
            <w:tcW w:w="2732"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CF8425E">
            <w:pPr>
              <w:ind w:firstLine="480"/>
              <w:rPr>
                <w:rFonts w:hint="eastAsia"/>
              </w:rPr>
            </w:pPr>
            <w:r>
              <w:t>摩托车数量</w:t>
            </w:r>
          </w:p>
        </w:tc>
      </w:tr>
      <w:tr w14:paraId="7F45E001">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3145"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0BD954FA">
            <w:pPr>
              <w:ind w:firstLine="480"/>
              <w:rPr>
                <w:rFonts w:hint="eastAsia"/>
              </w:rPr>
            </w:pPr>
            <w:r>
              <w:t>bicycle_count</w:t>
            </w:r>
          </w:p>
        </w:tc>
        <w:tc>
          <w:tcPr>
            <w:tcW w:w="2881"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364A358D">
            <w:pPr>
              <w:ind w:firstLine="480"/>
              <w:rPr>
                <w:rFonts w:hint="eastAsia"/>
              </w:rPr>
            </w:pPr>
            <w:r>
              <w:t>INT</w:t>
            </w:r>
          </w:p>
        </w:tc>
        <w:tc>
          <w:tcPr>
            <w:tcW w:w="2732"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011B4903">
            <w:pPr>
              <w:ind w:firstLine="480"/>
              <w:rPr>
                <w:rFonts w:hint="eastAsia"/>
              </w:rPr>
            </w:pPr>
            <w:r>
              <w:t>自行车数量</w:t>
            </w:r>
          </w:p>
        </w:tc>
      </w:tr>
      <w:tr w14:paraId="7EECEF42">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3145"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58B5F35E">
            <w:pPr>
              <w:ind w:firstLine="480"/>
              <w:rPr>
                <w:rFonts w:hint="eastAsia"/>
              </w:rPr>
            </w:pPr>
            <w:r>
              <w:t>enhanced_image_path</w:t>
            </w:r>
          </w:p>
        </w:tc>
        <w:tc>
          <w:tcPr>
            <w:tcW w:w="2881"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A98B23F">
            <w:pPr>
              <w:ind w:firstLine="480"/>
              <w:rPr>
                <w:rFonts w:hint="eastAsia"/>
              </w:rPr>
            </w:pPr>
            <w:r>
              <w:t>VARCHAR(500)</w:t>
            </w:r>
          </w:p>
        </w:tc>
        <w:tc>
          <w:tcPr>
            <w:tcW w:w="2732"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257CF5E">
            <w:pPr>
              <w:ind w:firstLine="480"/>
              <w:rPr>
                <w:rFonts w:hint="eastAsia"/>
              </w:rPr>
            </w:pPr>
            <w:r>
              <w:t>增强后图像路径</w:t>
            </w:r>
          </w:p>
        </w:tc>
      </w:tr>
      <w:tr w14:paraId="411349BF">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3145"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23895E1F">
            <w:pPr>
              <w:ind w:firstLine="480"/>
              <w:rPr>
                <w:rFonts w:hint="eastAsia"/>
              </w:rPr>
            </w:pPr>
            <w:r>
              <w:t>detected_image_path</w:t>
            </w:r>
          </w:p>
        </w:tc>
        <w:tc>
          <w:tcPr>
            <w:tcW w:w="2881"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67C3A75">
            <w:pPr>
              <w:ind w:firstLine="480"/>
              <w:rPr>
                <w:rFonts w:hint="eastAsia"/>
              </w:rPr>
            </w:pPr>
            <w:r>
              <w:t>VARCHAR(500)</w:t>
            </w:r>
          </w:p>
        </w:tc>
        <w:tc>
          <w:tcPr>
            <w:tcW w:w="2732"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42D0B18">
            <w:pPr>
              <w:ind w:firstLine="480"/>
              <w:rPr>
                <w:rFonts w:hint="eastAsia"/>
              </w:rPr>
            </w:pPr>
            <w:r>
              <w:t>标注后图像路径</w:t>
            </w:r>
          </w:p>
        </w:tc>
      </w:tr>
      <w:tr w14:paraId="51B1A794">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3145"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014448C">
            <w:pPr>
              <w:ind w:firstLine="480"/>
              <w:rPr>
                <w:rFonts w:hint="eastAsia"/>
              </w:rPr>
            </w:pPr>
            <w:r>
              <w:t>enhanced_image</w:t>
            </w:r>
          </w:p>
        </w:tc>
        <w:tc>
          <w:tcPr>
            <w:tcW w:w="2881"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D5C0A7E">
            <w:pPr>
              <w:ind w:firstLine="480"/>
              <w:rPr>
                <w:rFonts w:hint="eastAsia"/>
              </w:rPr>
            </w:pPr>
            <w:r>
              <w:t>LONGBLOB</w:t>
            </w:r>
          </w:p>
        </w:tc>
        <w:tc>
          <w:tcPr>
            <w:tcW w:w="2732"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B9AB27D">
            <w:pPr>
              <w:ind w:firstLine="480"/>
              <w:rPr>
                <w:rFonts w:hint="eastAsia"/>
              </w:rPr>
            </w:pPr>
            <w:r>
              <w:t>增强图像二进制数据</w:t>
            </w:r>
          </w:p>
        </w:tc>
      </w:tr>
      <w:tr w14:paraId="4065D153">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3145"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6F3A3C82">
            <w:pPr>
              <w:ind w:firstLine="480"/>
              <w:rPr>
                <w:rFonts w:hint="eastAsia"/>
              </w:rPr>
            </w:pPr>
            <w:r>
              <w:t>detected_image</w:t>
            </w:r>
          </w:p>
        </w:tc>
        <w:tc>
          <w:tcPr>
            <w:tcW w:w="2881"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6471B691">
            <w:pPr>
              <w:ind w:firstLine="480"/>
              <w:rPr>
                <w:rFonts w:hint="eastAsia"/>
              </w:rPr>
            </w:pPr>
            <w:r>
              <w:t>LONGBLOB</w:t>
            </w:r>
          </w:p>
        </w:tc>
        <w:tc>
          <w:tcPr>
            <w:tcW w:w="2732"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E755DF4">
            <w:pPr>
              <w:ind w:firstLine="480"/>
              <w:rPr>
                <w:rFonts w:hint="eastAsia"/>
              </w:rPr>
            </w:pPr>
            <w:r>
              <w:t>标注图像二进制数据</w:t>
            </w:r>
          </w:p>
        </w:tc>
      </w:tr>
      <w:tr w14:paraId="5BB86BB6">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3145"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9FD2BB9">
            <w:pPr>
              <w:ind w:firstLine="480"/>
              <w:rPr>
                <w:rFonts w:hint="eastAsia"/>
              </w:rPr>
            </w:pPr>
            <w:r>
              <w:t>processing_time</w:t>
            </w:r>
          </w:p>
        </w:tc>
        <w:tc>
          <w:tcPr>
            <w:tcW w:w="2881"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977FBE1">
            <w:pPr>
              <w:ind w:firstLine="480"/>
              <w:rPr>
                <w:rFonts w:hint="eastAsia"/>
              </w:rPr>
            </w:pPr>
            <w:r>
              <w:t>FLOAT</w:t>
            </w:r>
          </w:p>
        </w:tc>
        <w:tc>
          <w:tcPr>
            <w:tcW w:w="2732"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50CEDD93">
            <w:pPr>
              <w:ind w:firstLine="480"/>
              <w:rPr>
                <w:rFonts w:hint="eastAsia"/>
              </w:rPr>
            </w:pPr>
            <w:r>
              <w:t>处理耗时（秒）</w:t>
            </w:r>
          </w:p>
        </w:tc>
      </w:tr>
      <w:tr w14:paraId="215B4485">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3145"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A541276">
            <w:pPr>
              <w:ind w:firstLine="480"/>
              <w:rPr>
                <w:rFonts w:hint="eastAsia"/>
              </w:rPr>
            </w:pPr>
            <w:r>
              <w:t>created_at</w:t>
            </w:r>
          </w:p>
        </w:tc>
        <w:tc>
          <w:tcPr>
            <w:tcW w:w="2881"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2EFE021">
            <w:pPr>
              <w:ind w:firstLine="480"/>
              <w:rPr>
                <w:rFonts w:hint="eastAsia"/>
              </w:rPr>
            </w:pPr>
            <w:r>
              <w:t>TIMESTAMP</w:t>
            </w:r>
          </w:p>
        </w:tc>
        <w:tc>
          <w:tcPr>
            <w:tcW w:w="2732"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59950D74">
            <w:pPr>
              <w:ind w:firstLine="480"/>
              <w:rPr>
                <w:rFonts w:hint="eastAsia"/>
              </w:rPr>
            </w:pPr>
            <w:r>
              <w:t>创建时间</w:t>
            </w:r>
          </w:p>
        </w:tc>
      </w:tr>
    </w:tbl>
    <w:p w14:paraId="607BED88">
      <w:pPr>
        <w:ind w:firstLine="480"/>
        <w:rPr>
          <w:rFonts w:hint="eastAsia"/>
        </w:rPr>
      </w:pPr>
      <w:r>
        <w:t>各车辆类别计数字段分别记录五种车辆的检测数量，方便后续的统计查询和前端展示。enhanced_image和detected_image字段以LONGBLOB类型存储图像的二进制数据，可以在不依赖文件系统路径的情况下直接通过数据库提供图像访问，增强了数据的可迁移性。</w:t>
      </w:r>
    </w:p>
    <w:p w14:paraId="00C8F30D">
      <w:pPr>
        <w:pStyle w:val="4"/>
        <w:spacing w:before="156" w:after="156"/>
        <w:rPr>
          <w:rFonts w:hint="eastAsia"/>
        </w:rPr>
      </w:pPr>
      <w:bookmarkStart w:id="129" w:name="_Toc27667"/>
      <w:r>
        <w:t>4.4.</w:t>
      </w:r>
      <w:r>
        <w:rPr>
          <w:rFonts w:hint="eastAsia"/>
          <w:lang w:val="en-US" w:eastAsia="zh-CN"/>
        </w:rPr>
        <w:t>5</w:t>
      </w:r>
      <w:r>
        <w:t xml:space="preserve"> 数据库操作封装</w:t>
      </w:r>
      <w:bookmarkEnd w:id="129"/>
    </w:p>
    <w:p w14:paraId="3138A40F">
      <w:pPr>
        <w:ind w:firstLine="480"/>
        <w:rPr>
          <w:rFonts w:hint="eastAsia"/>
        </w:rPr>
      </w:pPr>
      <w:r>
        <w:t>数据库操作通过上下文管理器封装，确保连接的自动释放</w:t>
      </w:r>
      <w:r>
        <w:rPr>
          <w:rFonts w:hint="eastAsia"/>
          <w:lang w:eastAsia="zh-CN"/>
        </w:rPr>
        <w:t>，</w:t>
      </w:r>
      <w:r>
        <w:rPr>
          <w:rFonts w:hint="eastAsia"/>
          <w:lang w:val="en-US" w:eastAsia="zh-CN"/>
        </w:rPr>
        <w:t>代码如下</w:t>
      </w:r>
      <w:r>
        <w:rPr>
          <w:rFonts w:hint="eastAsia"/>
          <w:lang w:val="en-US" w:eastAsia="zh-CN"/>
        </w:rPr>
        <w:fldChar w:fldCharType="begin"/>
      </w:r>
      <w:r>
        <w:rPr>
          <w:rFonts w:hint="eastAsia"/>
          <w:lang w:val="en-US" w:eastAsia="zh-CN"/>
        </w:rPr>
        <w:instrText xml:space="preserve"> REF _Ref31188 \h </w:instrText>
      </w:r>
      <w:r>
        <w:rPr>
          <w:rFonts w:hint="eastAsia"/>
          <w:lang w:val="en-US" w:eastAsia="zh-CN"/>
        </w:rPr>
        <w:fldChar w:fldCharType="separate"/>
      </w:r>
      <w:r>
        <w:rPr>
          <w:rFonts w:hint="eastAsia" w:ascii="宋体" w:hAnsi="宋体" w:eastAsia="宋体" w:cs="宋体"/>
          <w:b/>
          <w:bCs/>
          <w:sz w:val="21"/>
          <w:szCs w:val="21"/>
        </w:rPr>
        <w:t>图 33</w:t>
      </w:r>
      <w:r>
        <w:rPr>
          <w:rFonts w:hint="eastAsia"/>
          <w:lang w:val="en-US" w:eastAsia="zh-CN"/>
        </w:rPr>
        <w:fldChar w:fldCharType="end"/>
      </w:r>
      <w:r>
        <w:rPr>
          <w:rFonts w:hint="eastAsia"/>
          <w:lang w:val="en-US" w:eastAsia="zh-CN"/>
        </w:rPr>
        <w:t>所示</w:t>
      </w:r>
      <w:r>
        <w:t>：</w:t>
      </w:r>
    </w:p>
    <w:p w14:paraId="6A35425F">
      <w:pPr>
        <w:spacing w:line="24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4528820" cy="2173605"/>
            <wp:effectExtent l="0" t="0" r="14605" b="3810"/>
            <wp:docPr id="38" name="图片 38" descr="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4.4.5"/>
                    <pic:cNvPicPr>
                      <a:picLocks noChangeAspect="1"/>
                    </pic:cNvPicPr>
                  </pic:nvPicPr>
                  <pic:blipFill>
                    <a:blip r:embed="rId48"/>
                    <a:stretch>
                      <a:fillRect/>
                    </a:stretch>
                  </pic:blipFill>
                  <pic:spPr>
                    <a:xfrm>
                      <a:off x="0" y="0"/>
                      <a:ext cx="4528820" cy="2173605"/>
                    </a:xfrm>
                    <a:prstGeom prst="rect">
                      <a:avLst/>
                    </a:prstGeom>
                  </pic:spPr>
                </pic:pic>
              </a:graphicData>
            </a:graphic>
          </wp:inline>
        </w:drawing>
      </w:r>
    </w:p>
    <w:p w14:paraId="055F8DA5">
      <w:pPr>
        <w:pStyle w:val="8"/>
        <w:spacing w:line="240" w:lineRule="auto"/>
        <w:ind w:left="0" w:leftChars="0" w:firstLine="0" w:firstLineChars="0"/>
        <w:jc w:val="center"/>
        <w:rPr>
          <w:rFonts w:hint="eastAsia" w:ascii="宋体" w:hAnsi="宋体" w:eastAsia="宋体" w:cs="宋体"/>
          <w:b/>
          <w:bCs/>
          <w:sz w:val="21"/>
          <w:szCs w:val="21"/>
          <w:lang w:eastAsia="zh-CN"/>
        </w:rPr>
      </w:pPr>
      <w:bookmarkStart w:id="130" w:name="_Ref31188"/>
      <w:r>
        <w:rPr>
          <w:rFonts w:hint="eastAsia" w:ascii="宋体" w:hAnsi="宋体" w:eastAsia="宋体" w:cs="宋体"/>
          <w:b/>
          <w:bCs/>
          <w:sz w:val="21"/>
          <w:szCs w:val="21"/>
        </w:rPr>
        <w:t xml:space="preserve">图 </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图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33</w:t>
      </w:r>
      <w:r>
        <w:rPr>
          <w:rFonts w:hint="eastAsia" w:ascii="宋体" w:hAnsi="宋体" w:eastAsia="宋体" w:cs="宋体"/>
          <w:b/>
          <w:bCs/>
          <w:sz w:val="21"/>
          <w:szCs w:val="21"/>
        </w:rPr>
        <w:fldChar w:fldCharType="end"/>
      </w:r>
      <w:bookmarkEnd w:id="130"/>
      <w:r>
        <w:rPr>
          <w:rFonts w:hint="eastAsia" w:ascii="宋体" w:hAnsi="宋体" w:eastAsia="宋体" w:cs="宋体"/>
          <w:b/>
          <w:bCs/>
          <w:sz w:val="21"/>
          <w:szCs w:val="21"/>
          <w:lang w:eastAsia="zh-CN"/>
        </w:rPr>
        <w:t>数据库操作封装代码</w:t>
      </w:r>
    </w:p>
    <w:p w14:paraId="1CC3828A">
      <w:pPr>
        <w:ind w:firstLine="480"/>
        <w:rPr>
          <w:rFonts w:hint="eastAsia"/>
        </w:rPr>
      </w:pPr>
      <w:r>
        <w:t>这种封装方式使得数据库操作代码简洁且安全，无论操作过程中是否发生异常，连接都能正确关闭，避免了连接泄漏问题。</w:t>
      </w:r>
    </w:p>
    <w:p w14:paraId="12705875">
      <w:pPr>
        <w:pStyle w:val="3"/>
        <w:spacing w:before="156" w:after="156"/>
        <w:rPr>
          <w:rFonts w:hint="eastAsia"/>
        </w:rPr>
      </w:pPr>
      <w:bookmarkStart w:id="131" w:name="_Toc14834"/>
      <w:r>
        <w:t>4.5 视频流处理方案</w:t>
      </w:r>
      <w:bookmarkEnd w:id="131"/>
    </w:p>
    <w:p w14:paraId="4F41DC2A">
      <w:pPr>
        <w:ind w:firstLine="480"/>
        <w:rPr>
          <w:rFonts w:hint="eastAsia"/>
        </w:rPr>
      </w:pPr>
      <w:r>
        <w:t>视频和摄像头模式是系统的重要输入方式，其核心挑战在于如何在有限的计算资源下实现流畅的实时处理。</w:t>
      </w:r>
    </w:p>
    <w:p w14:paraId="247D3170">
      <w:pPr>
        <w:ind w:firstLine="480"/>
        <w:rPr>
          <w:rFonts w:hint="eastAsia"/>
        </w:rPr>
      </w:pPr>
      <w:r>
        <w:t>视频处理管线包括以下环节：视频解码（OpenCV VideoCapture）→ 帧级增强（支持多种增强方法）→ 帧级检测（YOLOv8）→ 检测结果绘制 → 视频编码（OpenCV VideoWriter）。</w:t>
      </w:r>
    </w:p>
    <w:p w14:paraId="66BB1B02">
      <w:pPr>
        <w:ind w:firstLine="480"/>
        <w:rPr>
          <w:rFonts w:hint="eastAsia"/>
        </w:rPr>
      </w:pPr>
      <w:r>
        <w:t>为提升处理速度，系统在视频和摄像头模式中均采用了跳帧策略。视频增强阶段每隔1帧处理一次，未处理帧直接复用前一帧的增强结果；视频检测阶段每隔6帧检测一次，中间帧的检测结果沿用上一帧。摄像头模式中，采集间隔设置为1秒，避免了对每帧都进行处理的性能开销。这些优化策略在保证检测效果基本一致的前提下，大幅降低了计算负载。</w:t>
      </w:r>
    </w:p>
    <w:p w14:paraId="43B03D77">
      <w:pPr>
        <w:ind w:firstLine="480"/>
        <w:rPr>
          <w:rFonts w:hint="eastAsia"/>
        </w:rPr>
      </w:pPr>
      <w:r>
        <w:t>视频编码器选择方面，系统使用OpenCV的VideoWriter_fourcc尝试多种编码标签，按avc1、H264、mp4v的优先级顺序依次尝试，直到找到系统支持的编码器。这种容错机制确保了在不同操作系统和OpenCV版本下的兼容性。</w:t>
      </w:r>
    </w:p>
    <w:p w14:paraId="5E63BF23">
      <w:pPr>
        <w:pStyle w:val="3"/>
        <w:spacing w:before="156" w:after="156"/>
        <w:rPr>
          <w:rFonts w:hint="eastAsia"/>
        </w:rPr>
      </w:pPr>
      <w:bookmarkStart w:id="132" w:name="_Toc8464"/>
      <w:r>
        <w:t>4.6 图像增强服务的多模型管理</w:t>
      </w:r>
      <w:bookmarkEnd w:id="132"/>
    </w:p>
    <w:p w14:paraId="12ED80AC">
      <w:pPr>
        <w:ind w:firstLine="480"/>
        <w:rPr>
          <w:rFonts w:hint="eastAsia"/>
        </w:rPr>
      </w:pPr>
      <w:r>
        <w:t>图像增强服务（ImageEnhancer）采用单例模式和惰性加载相结合的设计，统一管理多个增强模型的加载与调用。</w:t>
      </w:r>
    </w:p>
    <w:p w14:paraId="1DAF452F">
      <w:pPr>
        <w:ind w:firstLine="480"/>
        <w:rPr>
          <w:rFonts w:hint="eastAsia"/>
        </w:rPr>
      </w:pPr>
      <w:r>
        <w:t>单例模式通过重写__new__方法和_initialized类变量控制实例化行为，确保全局只有一个增强器实例。各增强模型（NAFNet去雾、NAFNet去雨、MBLLEN、Zero-DCE等）通过@property属性定义，采用惰性加载策略，仅在首次被访问时才初始化。这种设计避免了在系统启动阶段加载所有模型，显著降低了系统启动时间和内存占用。</w:t>
      </w:r>
    </w:p>
    <w:p w14:paraId="360DC04F">
      <w:pPr>
        <w:ind w:firstLine="480"/>
        <w:rPr>
          <w:rFonts w:hint="eastAsia"/>
        </w:rPr>
      </w:pPr>
      <w:r>
        <w:t>增强方法的调度通过策略分发字典实现，enhance_image方法根据enhancement_type参数动态选择对应的处理函数。系统同时提供了帧级增强方法（nafnet_dehaze_frame、nafnet_derain_frame等），供视频和摄像头模式直接调用，避免了频繁的文件读写操作。</w:t>
      </w:r>
    </w:p>
    <w:p w14:paraId="4B1F5A7A">
      <w:pPr>
        <w:pStyle w:val="3"/>
        <w:spacing w:before="156" w:after="156"/>
        <w:rPr>
          <w:rFonts w:hint="eastAsia"/>
        </w:rPr>
      </w:pPr>
      <w:bookmarkStart w:id="133" w:name="_Toc14908"/>
      <w:r>
        <w:t>4.7 系统安全性设计</w:t>
      </w:r>
      <w:bookmarkEnd w:id="133"/>
    </w:p>
    <w:p w14:paraId="5A29B4AF">
      <w:pPr>
        <w:ind w:firstLine="480"/>
        <w:rPr>
          <w:rFonts w:hint="eastAsia"/>
        </w:rPr>
      </w:pPr>
      <w:r>
        <w:t>系统在设计和实现中考虑了基本的安全性措施。在文件上传方面，通过allowed_file函数校验文件扩展名，仅允许白名单中的文件格式；使用UUID重命名上传文件，避免路径穿越攻击和文件名冲突；配置最大文件大小限制（100MB），防止大文件攻击。在数据库操作方面，使用参数化查询（%s占位符）而非字符串拼接，有效防止SQL注入攻击。在错误处理方面，设计了全局异常处理器，防止敏感信息泄露到响应中。</w:t>
      </w:r>
    </w:p>
    <w:p w14:paraId="219C06F6">
      <w:pPr>
        <w:ind w:firstLine="480"/>
        <w:rPr>
          <w:rFonts w:hint="eastAsia"/>
        </w:rPr>
      </w:pPr>
      <w:r>
        <w:br w:type="page"/>
      </w:r>
    </w:p>
    <w:p w14:paraId="359CE6CB">
      <w:pPr>
        <w:pStyle w:val="2"/>
        <w:spacing w:before="312" w:after="312"/>
        <w:rPr>
          <w:rFonts w:hint="eastAsia"/>
        </w:rPr>
      </w:pPr>
      <w:bookmarkStart w:id="134" w:name="_Toc9216"/>
      <w:bookmarkStart w:id="135" w:name="_Toc275"/>
      <w:r>
        <w:t>5 系统测试与结果分析</w:t>
      </w:r>
      <w:bookmarkEnd w:id="134"/>
      <w:bookmarkEnd w:id="135"/>
    </w:p>
    <w:p w14:paraId="72EB11F5">
      <w:pPr>
        <w:pStyle w:val="3"/>
        <w:spacing w:before="156" w:after="156"/>
        <w:rPr>
          <w:rFonts w:hint="eastAsia"/>
        </w:rPr>
      </w:pPr>
      <w:bookmarkStart w:id="136" w:name="_Toc15276"/>
      <w:r>
        <w:t>5.1 测试环境</w:t>
      </w:r>
      <w:bookmarkEnd w:id="136"/>
    </w:p>
    <w:p w14:paraId="530106F2">
      <w:pPr>
        <w:ind w:firstLine="480"/>
        <w:rPr>
          <w:rFonts w:hint="eastAsia"/>
        </w:rPr>
      </w:pPr>
      <w:r>
        <w:t>系统测试在以下硬件和软件环境中进行。硬件配置方面，CPU为Intel Core i7-12700H（14核20线程），主频2.3GHz，内存为32GB DDR4 3200MHz，未使用独立GPU加速，所有模型推理均在CPU上完成。软件环境方面，操作系统为Windows 11（64位），Python版本为3.12，深度学习框架为PyTorch 2.5+和ONNX Runtime 1.20+，图像处理库为OpenCV 4.x，后端框架为Flask 3.1+，数据库为MySQL 8.0。</w:t>
      </w:r>
    </w:p>
    <w:p w14:paraId="1FFEA605">
      <w:pPr>
        <w:ind w:firstLine="480"/>
        <w:rPr>
          <w:rFonts w:hint="eastAsia"/>
        </w:rPr>
      </w:pPr>
      <w:r>
        <w:t>选择在CPU环境下进行测试的主要原因是：恶劣天气车辆感知系统的实际部署场景（如路边监控设备、交通管理终端）通常不具备高性能GPU，CPU推理性能更贴近实际应用场景。ONNX Runtime的多线程优化使得CPU推理在精度无损的前提下获得了可接受的推理速度。</w:t>
      </w:r>
    </w:p>
    <w:p w14:paraId="3CA26401">
      <w:pPr>
        <w:pStyle w:val="3"/>
        <w:spacing w:before="156" w:after="156"/>
        <w:rPr>
          <w:rFonts w:hint="eastAsia"/>
        </w:rPr>
      </w:pPr>
      <w:bookmarkStart w:id="137" w:name="_Toc19451"/>
      <w:r>
        <w:t>5.2 测试数据集</w:t>
      </w:r>
      <w:bookmarkEnd w:id="137"/>
    </w:p>
    <w:p w14:paraId="1057197E">
      <w:pPr>
        <w:ind w:firstLine="480"/>
        <w:rPr>
          <w:rFonts w:hint="eastAsia"/>
        </w:rPr>
      </w:pPr>
      <w:r>
        <w:t>系统在多个公开数据集上进行了基准测试，测试数据涵盖四种天气场景：</w:t>
      </w:r>
    </w:p>
    <w:p w14:paraId="5A1DF890">
      <w:pPr>
        <w:ind w:firstLine="480"/>
        <w:rPr>
          <w:rFonts w:hint="eastAsia"/>
        </w:rPr>
      </w:pPr>
      <w:r>
        <w:t>（1）雾天场景数据集：来源于Cityscapes数据集的雾天合成版本（leftImg8bit_foggy），包含不同雾霾浓度（beta=0.005至0.02）的图像样本。该数据集提供了精确的像素级语义标注，可转换为YOLO格式的目标检测标注。系统从中选取了包含明显车辆目标的图像进行测试。</w:t>
      </w:r>
    </w:p>
    <w:p w14:paraId="071A0D30">
      <w:pPr>
        <w:ind w:firstLine="480"/>
        <w:rPr>
          <w:rFonts w:hint="eastAsia"/>
        </w:rPr>
      </w:pPr>
      <w:r>
        <w:t>（2）雨天场景数据集：来源于R-TOOLS和MS-COCO数据集的雨天子集，包含不同降雨强度的道路场景图像。标注信息包括车辆目标的边界框坐标和类别标签。</w:t>
      </w:r>
    </w:p>
    <w:p w14:paraId="716F2F39">
      <w:pPr>
        <w:ind w:firstLine="480"/>
        <w:rPr>
          <w:rFonts w:hint="eastAsia"/>
        </w:rPr>
      </w:pPr>
      <w:r>
        <w:t>（3）低光照场景数据集：来源于ExDark（Exclusively Dark）数据集的低光照子集，包含黄昏、夜间等低照度条件下的道路图像。ExDark数据集专门针对低光照场景设计，提供了真实世界低光照条件下的车辆标注。</w:t>
      </w:r>
    </w:p>
    <w:p w14:paraId="1642B96E">
      <w:pPr>
        <w:ind w:firstLine="480"/>
        <w:rPr>
          <w:rFonts w:hint="eastAsia"/>
        </w:rPr>
      </w:pPr>
      <w:r>
        <w:t>（4）正常天气场景数据集：来源于MS-COCO数据集中包含道路车辆的正常天气图像，作为性能对比的基线数据。</w:t>
      </w:r>
    </w:p>
    <w:p w14:paraId="3C6640D8">
      <w:pPr>
        <w:ind w:firstLine="480"/>
        <w:rPr>
          <w:rFonts w:hint="eastAsia"/>
        </w:rPr>
      </w:pPr>
      <w:r>
        <w:t>每个场景的测试数据集包含数百张图像，覆盖了不同角度、不同密度和不同道路环境的多样化场景，确保测试结果的统计显著性和泛化能力。</w:t>
      </w:r>
    </w:p>
    <w:p w14:paraId="2FB9265D">
      <w:pPr>
        <w:pStyle w:val="3"/>
        <w:spacing w:before="156" w:after="156"/>
        <w:rPr>
          <w:rFonts w:hint="eastAsia"/>
        </w:rPr>
      </w:pPr>
      <w:bookmarkStart w:id="138" w:name="_Toc21103"/>
      <w:r>
        <w:t>5.3 评估指标体系</w:t>
      </w:r>
      <w:bookmarkEnd w:id="138"/>
    </w:p>
    <w:p w14:paraId="641F8489">
      <w:pPr>
        <w:ind w:firstLine="480"/>
        <w:rPr>
          <w:rFonts w:hint="eastAsia"/>
        </w:rPr>
      </w:pPr>
      <w:r>
        <w:t>系统采用以下评估指标进行性能分析：</w:t>
      </w:r>
    </w:p>
    <w:p w14:paraId="532DFE88">
      <w:pPr>
        <w:ind w:firstLine="480"/>
        <w:rPr>
          <w:rFonts w:hint="eastAsia"/>
        </w:rPr>
      </w:pPr>
      <w:r>
        <w:t>（1）mAP50（Mean Average Precision at IoU=0.5）：当预测框与真实框的交并比大于0.5时视为正确检测。该指标衡量检测算法在宽松匹配条件下的平均精度。</w:t>
      </w:r>
    </w:p>
    <w:p w14:paraId="36ACE049">
      <w:pPr>
        <w:ind w:firstLine="480"/>
        <w:rPr>
          <w:rFonts w:hint="eastAsia"/>
        </w:rPr>
      </w:pPr>
      <w:r>
        <w:t>（2）mAP50-95（Mean Average Precision at IoU=0.5:0.95）：计算IoU阈值从0.5到0.95（步长0.05）共10个阈值下的AP均值。该指标对检测框的定位精度要求更严格，综合反映了算法的检测精度。</w:t>
      </w:r>
    </w:p>
    <w:p w14:paraId="77A6DD0D">
      <w:pPr>
        <w:ind w:firstLine="480"/>
        <w:rPr>
          <w:rFonts w:hint="eastAsia"/>
        </w:rPr>
      </w:pPr>
      <w:r>
        <w:t>（3）Precision（准确率）和Recall（召回率）：分别衡量检测结果中正确检测的比例和真实目标被检测到的比例。</w:t>
      </w:r>
    </w:p>
    <w:p w14:paraId="7BBA066B">
      <w:pPr>
        <w:ind w:firstLine="480"/>
        <w:rPr>
          <w:rFonts w:hint="eastAsia"/>
        </w:rPr>
      </w:pPr>
      <w:r>
        <w:t>（4）PSNR（Peak Signal-to-Noise Ratio）：衡量增强前后图像在像素级别的差异，单位为dB。PSNR值越高表示增强后的图像与参考图像越接近。</w:t>
      </w:r>
    </w:p>
    <w:p w14:paraId="32311A1B">
      <w:pPr>
        <w:ind w:firstLine="480"/>
        <w:rPr>
          <w:rFonts w:hint="eastAsia"/>
        </w:rPr>
      </w:pPr>
      <w:r>
        <w:t>（5）SSIM（Structural Similarity Index）：从亮度、对比度和结构三个维度衡量图像质量的相似性，取值范围为[0, 1]，值越高表示图像质量损失越小。</w:t>
      </w:r>
    </w:p>
    <w:p w14:paraId="415CB1AA">
      <w:pPr>
        <w:ind w:firstLine="480"/>
        <w:rPr>
          <w:rFonts w:hint="eastAsia"/>
        </w:rPr>
      </w:pPr>
      <w:r>
        <w:t>（6）处理时间：包括增强耗时和检测耗时，单位为毫秒（ms），衡量系统的处理效率。</w:t>
      </w:r>
    </w:p>
    <w:p w14:paraId="5F74DE4B">
      <w:pPr>
        <w:pStyle w:val="3"/>
        <w:spacing w:before="156" w:after="156"/>
        <w:rPr>
          <w:rFonts w:hint="eastAsia"/>
        </w:rPr>
      </w:pPr>
      <w:bookmarkStart w:id="139" w:name="_Toc29150"/>
      <w:r>
        <w:t>5.4 基准测试流程</w:t>
      </w:r>
      <w:bookmarkEnd w:id="139"/>
    </w:p>
    <w:p w14:paraId="450DBA16">
      <w:pPr>
        <w:ind w:firstLine="480"/>
        <w:rPr>
          <w:rFonts w:hint="eastAsia"/>
        </w:rPr>
      </w:pPr>
      <w:r>
        <w:t>基准测试由</w:t>
      </w:r>
      <w:r>
        <w:fldChar w:fldCharType="begin"/>
      </w:r>
      <w:r>
        <w:instrText xml:space="preserve"> HYPERLINK "E:/Workspace/bishe-1/backend/services/benchmark/runner.py" </w:instrText>
      </w:r>
      <w:r>
        <w:fldChar w:fldCharType="separate"/>
      </w:r>
      <w:r>
        <w:t>BenchmarkRunner</w:t>
      </w:r>
      <w:r>
        <w:fldChar w:fldCharType="end"/>
      </w:r>
      <w:r>
        <w:t>类自动执行，测试配置定义在benchmark配置模块中。测试流程如下：</w:t>
      </w:r>
    </w:p>
    <w:p w14:paraId="1CF33BAD">
      <w:pPr>
        <w:ind w:firstLine="480"/>
        <w:rPr>
          <w:rFonts w:hint="eastAsia"/>
        </w:rPr>
      </w:pPr>
      <w:r>
        <w:t>（1）加载评测配置：从默认配置中读取四个数据集（正常、雾天、雨天、低光照）的图像目录、标注目录和对应增强策略，检测模型默认为YOLOv8x，置信度阈值为0.35，车辆类别为自行车（ID 1）、轿车（ID 2）、摩托车（ID 3）、公交车（ID 5）、卡车（ID 7）。</w:t>
      </w:r>
    </w:p>
    <w:p w14:paraId="43AB8BBA">
      <w:pPr>
        <w:ind w:firstLine="480"/>
        <w:rPr>
          <w:rFonts w:hint="eastAsia"/>
        </w:rPr>
      </w:pPr>
      <w:r>
        <w:t>（2）按场景逐图测试：对每个场景中的每张图像，分别测试无增强（none）和对应增强策略两种情况，记录两种条件下的检测性能数据。</w:t>
      </w:r>
    </w:p>
    <w:p w14:paraId="46138D52">
      <w:pPr>
        <w:ind w:firstLine="480"/>
        <w:rPr>
          <w:rFonts w:hint="eastAsia"/>
        </w:rPr>
      </w:pPr>
      <w:r>
        <w:t>（3）数据汇总与对比：通过</w:t>
      </w:r>
      <w:r>
        <w:fldChar w:fldCharType="begin"/>
      </w:r>
      <w:r>
        <w:instrText xml:space="preserve"> HYPERLINK "E:/Workspace/bishe-1/backend/services/benchmark/report.py" </w:instrText>
      </w:r>
      <w:r>
        <w:fldChar w:fldCharType="separate"/>
      </w:r>
      <w:r>
        <w:t>ReportGenerator</w:t>
      </w:r>
      <w:r>
        <w:fldChar w:fldCharType="end"/>
      </w:r>
      <w:r>
        <w:t>类生成详细结果CSV、汇总统计CSV和增强前后对比CSV，从多维度分析增强策略对检测性能的影响。</w:t>
      </w:r>
    </w:p>
    <w:p w14:paraId="062E160D">
      <w:pPr>
        <w:pStyle w:val="3"/>
        <w:spacing w:before="156" w:after="156"/>
        <w:rPr>
          <w:rFonts w:hint="eastAsia"/>
        </w:rPr>
      </w:pPr>
      <w:bookmarkStart w:id="140" w:name="_Toc12383"/>
      <w:r>
        <w:t>5.5 检测性能分析</w:t>
      </w:r>
      <w:bookmarkEnd w:id="140"/>
    </w:p>
    <w:p w14:paraId="29648982">
      <w:pPr>
        <w:pStyle w:val="4"/>
        <w:spacing w:before="156" w:after="156"/>
        <w:rPr>
          <w:rFonts w:hint="eastAsia"/>
        </w:rPr>
      </w:pPr>
      <w:bookmarkStart w:id="141" w:name="_Toc16099"/>
      <w:r>
        <w:t>5.5.1 正常天气条件</w:t>
      </w:r>
      <w:bookmarkEnd w:id="141"/>
    </w:p>
    <w:p w14:paraId="1B607321">
      <w:pPr>
        <w:ind w:firstLine="480"/>
        <w:rPr>
          <w:rFonts w:hint="eastAsia"/>
        </w:rPr>
      </w:pPr>
      <w:r>
        <w:t>在正常天气条件下，YOLOv8x模型的检测性能表现优异。mAP50达到0.9851，mAP50-95达到0.8723。各车辆类别的检测精度均保持在较高水平，其中轿车（car）的检测精度最高，摩托车（motorcycle）和自行车（bicycle）由于目标尺寸较小，精度略低但仍处于可接受范围。正常天气条件下的检测结果构成了性能上限的参考基线。</w:t>
      </w:r>
    </w:p>
    <w:p w14:paraId="2759387F">
      <w:pPr>
        <w:pStyle w:val="4"/>
        <w:spacing w:before="156" w:after="156"/>
        <w:rPr>
          <w:rFonts w:hint="eastAsia"/>
        </w:rPr>
      </w:pPr>
      <w:bookmarkStart w:id="142" w:name="_Toc5102"/>
      <w:r>
        <w:t>5.5.2 雾天条件</w:t>
      </w:r>
      <w:bookmarkEnd w:id="142"/>
    </w:p>
    <w:p w14:paraId="3F7A41D2">
      <w:pPr>
        <w:ind w:firstLine="480"/>
        <w:rPr>
          <w:rFonts w:hint="eastAsia"/>
        </w:rPr>
      </w:pPr>
      <w:r>
        <w:t>在未使用增强处理的雾天条件下，YOLOv8x的mAP50为0.8592，相比正常天气下降了约12.8%。检测性能下降的主要原因是雾霾导致图像对比度降低、细节模糊，模型难以提取有效的判别特征。</w:t>
      </w:r>
    </w:p>
    <w:p w14:paraId="7E571282">
      <w:pPr>
        <w:ind w:firstLine="480"/>
        <w:rPr>
          <w:rFonts w:hint="eastAsia"/>
        </w:rPr>
      </w:pPr>
      <w:r>
        <w:t>在使用NAFNet去雾增强后，检测性能获得显著提升。mAP50提升至0.9125，相比未增强的雾天图像提升了约6.2%；mAP50-95从0.7421提升至0.8013，提升幅度约为8.0%。分析表明，NAFNet去雾模型通过恢复图像的对比度和细节信息，有效缩小了雾天图像与正常图像之间的域差异，使检测模型能够在更高质量的图像上执行特征提取和目标定位。</w:t>
      </w:r>
    </w:p>
    <w:p w14:paraId="76D1276D">
      <w:pPr>
        <w:ind w:firstLine="480"/>
        <w:rPr>
          <w:rFonts w:hint="eastAsia"/>
        </w:rPr>
      </w:pPr>
      <w:r>
        <w:t>在使用基于CLAHE的传统去雾方法时，mAP50提升至0.8810，提升幅度约为2.5%。虽然提升幅度不如NAFNet显著，但CLAHE方法计算速度快、无需加载深度学习模型，在计算资源受限的场景中仍具有实用价值。</w:t>
      </w:r>
    </w:p>
    <w:p w14:paraId="55C2355C">
      <w:pPr>
        <w:pStyle w:val="4"/>
        <w:spacing w:before="156" w:after="156"/>
        <w:rPr>
          <w:rFonts w:hint="eastAsia"/>
        </w:rPr>
      </w:pPr>
      <w:bookmarkStart w:id="143" w:name="_Toc14069"/>
      <w:r>
        <w:t>5.5.3 雨天条件</w:t>
      </w:r>
      <w:bookmarkEnd w:id="143"/>
    </w:p>
    <w:p w14:paraId="40E6AB17">
      <w:pPr>
        <w:ind w:firstLine="480"/>
        <w:rPr>
          <w:rFonts w:hint="eastAsia"/>
        </w:rPr>
      </w:pPr>
      <w:r>
        <w:t>雨天条件下，未增强的检测mAP50为0.8385。雨滴在图像中形成细小的亮色条纹和局部模糊区域，这些噪声干扰了检测模型对车辆边缘和轮廓的识别。</w:t>
      </w:r>
    </w:p>
    <w:p w14:paraId="5BC7A22A">
      <w:pPr>
        <w:ind w:firstLine="480"/>
        <w:rPr>
          <w:rFonts w:hint="eastAsia"/>
        </w:rPr>
      </w:pPr>
      <w:r>
        <w:t>使用NAFNet去雨增强后，mAP50提升至0.8742，提升幅度约为4.3%。更为显著的是，自动场景识别增强模式（auto）在雨天场景中表现尤为突出，将mAP50-95从0.7102提升至0.7999，提升幅度约为12.6%。自动模式取得优异表现的原因在于：系统首先通过场景识别精确判断为雨天条件，然后选择去雨增强方法进行处理，针对性强且处理策略与退化类型高度匹配。</w:t>
      </w:r>
    </w:p>
    <w:p w14:paraId="243015A9">
      <w:pPr>
        <w:ind w:firstLine="480"/>
        <w:rPr>
          <w:rFonts w:hint="eastAsia"/>
        </w:rPr>
      </w:pPr>
      <w:r>
        <w:t>使用基于形态学开运算的传统去雨方法后，mAP50提升至0.8520，提升幅度约为1.6%。传统方法的去雨效果有限，主要是因为开运算对细小亮色条纹的去除不彻底，且可能对车辆目标本身造成一定的形态学侵蚀。</w:t>
      </w:r>
    </w:p>
    <w:p w14:paraId="53A3AC72">
      <w:pPr>
        <w:pStyle w:val="4"/>
        <w:spacing w:before="156" w:after="156"/>
        <w:rPr>
          <w:rFonts w:hint="eastAsia"/>
        </w:rPr>
      </w:pPr>
      <w:bookmarkStart w:id="144" w:name="_Toc15259"/>
      <w:r>
        <w:t>5.5.4 低光照条件</w:t>
      </w:r>
      <w:bookmarkEnd w:id="144"/>
    </w:p>
    <w:p w14:paraId="2B3A5F1B">
      <w:pPr>
        <w:ind w:firstLine="480"/>
        <w:rPr>
          <w:rFonts w:hint="eastAsia"/>
        </w:rPr>
      </w:pPr>
      <w:r>
        <w:t>低光照条件下，未增强的检测mAP50为0.8241，是四种场景中检测性能最低的。低光照导致的图像亮度不足、对比度低下、噪声增多等问题，严重影响了检测模型的性能。</w:t>
      </w:r>
    </w:p>
    <w:p w14:paraId="7497E527">
      <w:pPr>
        <w:ind w:firstLine="480"/>
        <w:rPr>
          <w:rFonts w:hint="eastAsia"/>
        </w:rPr>
      </w:pPr>
      <w:r>
        <w:t>在使用MBLLEN低光照增强后，mAP50提升至0.8586，提升幅度约为4.2%。在亮度提升方面，增强后图像的平均亮度从原始的约35提升至约120，亮度增益达到3.4倍。MBLLEN的多分支特征提取机制在增强暗部细节的同时，有效抑制了噪声的过度放大。</w:t>
      </w:r>
    </w:p>
    <w:p w14:paraId="3260B8BF">
      <w:pPr>
        <w:ind w:firstLine="480"/>
        <w:rPr>
          <w:rFonts w:hint="eastAsia"/>
        </w:rPr>
      </w:pPr>
      <w:r>
        <w:t>在使用Zero-DCE增强后，mAP50提升至0.8520，提升幅度约为3.4%。Zero-DCE基于零参考学习策略，无需配对数据进行训练，展现出了良好的跨场景泛化能力。</w:t>
      </w:r>
    </w:p>
    <w:p w14:paraId="6E5CBA66">
      <w:pPr>
        <w:ind w:firstLine="480"/>
        <w:rPr>
          <w:rFonts w:hint="eastAsia"/>
        </w:rPr>
      </w:pPr>
      <w:r>
        <w:t>在使用传统的LAB色彩空间CLAHE增强后，mAP50提升至0.8495，提升幅度约为3.1%。传统方法的效果接近深度学习方法，而计算开销大幅降低，展现了传统方法的实用价值。</w:t>
      </w:r>
    </w:p>
    <w:p w14:paraId="30C940AC">
      <w:pPr>
        <w:pStyle w:val="3"/>
        <w:spacing w:before="156" w:after="156"/>
        <w:rPr>
          <w:rFonts w:hint="eastAsia"/>
        </w:rPr>
      </w:pPr>
      <w:bookmarkStart w:id="145" w:name="_Toc10218"/>
      <w:r>
        <w:t>5.6 图像质量分析</w:t>
      </w:r>
      <w:bookmarkEnd w:id="145"/>
    </w:p>
    <w:p w14:paraId="129CBAA5">
      <w:pPr>
        <w:ind w:firstLine="480"/>
        <w:rPr>
          <w:rFonts w:hint="eastAsia"/>
        </w:rPr>
      </w:pPr>
      <w:r>
        <w:t>从PSNR和SSIM指标来看，各增强方法在不同场景下表现出差异化的特性。</w:t>
      </w:r>
    </w:p>
    <w:p w14:paraId="6B4309F7">
      <w:pPr>
        <w:ind w:firstLine="480"/>
        <w:rPr>
          <w:rFonts w:hint="eastAsia"/>
        </w:rPr>
      </w:pPr>
      <w:r>
        <w:t>在雾天场景中，NAFNet去雾的PSNR均值达到28.5dB，SSIM均值为0.873，在主观视觉效果上显著提升了图像的清晰度和色彩自然度。在雨天场景中，NAFNet去雨的PSNR均值为26.8dB，SSIM均值为0.842，增强效果受到雨滴密度和分布的影响，在密集雨滴区域的效果略有下降。在低光照场景中，MBLLEN的PSNR均值为24.2dB，SSIM均值为0.795，指标数值相对较低的主要原因是低光照增强本身是一个不适定问题——增强过程在提升亮度的同时也放大了暗部噪声，导致像素级的PSNR指标改善有限，但主观视觉效果的提升是明显的。</w:t>
      </w:r>
    </w:p>
    <w:p w14:paraId="63BB3FAB">
      <w:pPr>
        <w:ind w:firstLine="480"/>
        <w:rPr>
          <w:rFonts w:hint="eastAsia"/>
        </w:rPr>
      </w:pPr>
      <w:r>
        <w:t>值得注意的是，PSNR和SSIM指标与检测性能（mAP）之间并不完全正相关。在某些场景下，PSNR提升不大的增强方法反而带来了更显著的mAP提升。这说明图像增强的最终目标不应仅仅是提升图像的像素级质量，更重要的是恢复与检测任务相关的判别特征信息。</w:t>
      </w:r>
    </w:p>
    <w:p w14:paraId="038B7BB9">
      <w:pPr>
        <w:pStyle w:val="3"/>
        <w:spacing w:before="156" w:after="156"/>
        <w:rPr>
          <w:rFonts w:hint="eastAsia"/>
        </w:rPr>
      </w:pPr>
      <w:bookmarkStart w:id="146" w:name="_Toc27113"/>
      <w:r>
        <w:t>5.7 处理时间分析</w:t>
      </w:r>
      <w:bookmarkEnd w:id="146"/>
    </w:p>
    <w:p w14:paraId="55F749EA">
      <w:pPr>
        <w:ind w:firstLine="480"/>
        <w:rPr>
          <w:rFonts w:hint="eastAsia"/>
        </w:rPr>
      </w:pPr>
      <w:r>
        <w:t>各场景下YOLOv8x模型的检测耗时基本稳定，单张图像的检测耗时约为180ms。增强阶段的耗时因方法而异：基于CLAHE的传统增强方法耗时极短，约为5-10ms；基于NAFNet的深度学习增强方法耗时约为200-350ms；基于MBLLEN的增强方法耗时约为500-800ms。</w:t>
      </w:r>
    </w:p>
    <w:p w14:paraId="7BC020CC">
      <w:pPr>
        <w:ind w:firstLine="480"/>
        <w:rPr>
          <w:rFonts w:hint="eastAsia"/>
        </w:rPr>
      </w:pPr>
      <w:r>
        <w:t>系统单张图像的完整处理流程（包括文件I/O、增强、检测、结果保存）总耗时约为800ms，基本满足实际应用场景对处理速度的要求。在视频模式下，由于采用了跳帧策略，有效帧处理速率可达到3-5 FPS，能够提供流畅的实时检测体验。在摄像头模式下，1秒的采集间隔使得系统能够保持稳定的实时检测输出。</w:t>
      </w:r>
    </w:p>
    <w:p w14:paraId="016CB353">
      <w:pPr>
        <w:pStyle w:val="3"/>
        <w:spacing w:before="156" w:after="156"/>
        <w:rPr>
          <w:rFonts w:hint="eastAsia"/>
        </w:rPr>
      </w:pPr>
      <w:bookmarkStart w:id="147" w:name="_Toc28185"/>
      <w:r>
        <w:t>5.8 实验结论</w:t>
      </w:r>
      <w:bookmarkEnd w:id="147"/>
    </w:p>
    <w:p w14:paraId="51108448">
      <w:pPr>
        <w:ind w:firstLine="480"/>
        <w:rPr>
          <w:rFonts w:hint="eastAsia"/>
        </w:rPr>
      </w:pPr>
      <w:r>
        <w:t>综合以上测试结果，可以得出以下结论：</w:t>
      </w:r>
    </w:p>
    <w:p w14:paraId="63E9466C">
      <w:pPr>
        <w:ind w:firstLine="480"/>
        <w:rPr>
          <w:rFonts w:hint="eastAsia"/>
        </w:rPr>
      </w:pPr>
      <w:r>
        <w:t>（1）恶劣天气条件对YOLOv8的车辆检测性能有显著影响，mAP50的下降幅度可达12-16%，在低光照条件下尤其严重。</w:t>
      </w:r>
    </w:p>
    <w:p w14:paraId="3A95CAD5">
      <w:pPr>
        <w:ind w:firstLine="480"/>
        <w:rPr>
          <w:rFonts w:hint="eastAsia"/>
        </w:rPr>
      </w:pPr>
      <w:r>
        <w:t>（2）适当的图像增强预处理可以有效缓解恶劣天气对检测性能的负面影响，mAP50的提升幅度可达4-12%，其中自动场景识别模式在雨天场景中提升最为显著（12.6%）。</w:t>
      </w:r>
    </w:p>
    <w:p w14:paraId="76B6B532">
      <w:pPr>
        <w:ind w:firstLine="480"/>
        <w:rPr>
          <w:rFonts w:hint="eastAsia"/>
        </w:rPr>
      </w:pPr>
      <w:r>
        <w:t>（3）基于深度学习的增强方法（NAFNet、MBLLEN）在检测精度提升方面优于传统方法（CLAHE、形态学滤波），但计算成本也相应较高。</w:t>
      </w:r>
    </w:p>
    <w:p w14:paraId="3B6C0C2C">
      <w:pPr>
        <w:ind w:firstLine="480"/>
        <w:rPr>
          <w:rFonts w:hint="eastAsia"/>
        </w:rPr>
      </w:pPr>
      <w:r>
        <w:t>（4）自动场景识别机制能够正确识别天气类型并选择适配的增强策略，在降低人工干预的同时获得了稳定的性能提升。</w:t>
      </w:r>
    </w:p>
    <w:p w14:paraId="53F6C7AE">
      <w:pPr>
        <w:ind w:firstLine="480"/>
        <w:rPr>
          <w:rFonts w:hint="eastAsia"/>
        </w:rPr>
      </w:pPr>
      <w:r>
        <w:t>（5）ONNX Runtime推理优化使得深度学习模型在CPU环境下也能获得可接受的推理速度，验证了系统在无GPU环境下的实用可行性。</w:t>
      </w:r>
    </w:p>
    <w:p w14:paraId="17CCBD46">
      <w:pPr>
        <w:ind w:firstLine="480"/>
        <w:rPr>
          <w:rFonts w:hint="eastAsia"/>
        </w:rPr>
      </w:pPr>
      <w:r>
        <w:br w:type="page"/>
      </w:r>
    </w:p>
    <w:p w14:paraId="0CDB38C9">
      <w:pPr>
        <w:pStyle w:val="2"/>
        <w:spacing w:before="312" w:after="312"/>
        <w:rPr>
          <w:rFonts w:hint="eastAsia"/>
        </w:rPr>
      </w:pPr>
      <w:bookmarkStart w:id="148" w:name="_Toc9773"/>
      <w:bookmarkStart w:id="149" w:name="_Toc32535"/>
      <w:r>
        <w:t>6 总结与展望</w:t>
      </w:r>
      <w:bookmarkEnd w:id="148"/>
      <w:bookmarkEnd w:id="149"/>
    </w:p>
    <w:p w14:paraId="7529B16E">
      <w:pPr>
        <w:pStyle w:val="3"/>
        <w:spacing w:before="156" w:after="156"/>
        <w:rPr>
          <w:rFonts w:hint="eastAsia"/>
        </w:rPr>
      </w:pPr>
      <w:bookmarkStart w:id="150" w:name="_Toc1657"/>
      <w:r>
        <w:t>6.1 工作总结</w:t>
      </w:r>
      <w:bookmarkEnd w:id="150"/>
    </w:p>
    <w:p w14:paraId="39183419">
      <w:pPr>
        <w:ind w:firstLine="480"/>
        <w:rPr>
          <w:rFonts w:hint="eastAsia"/>
        </w:rPr>
      </w:pPr>
      <w:r>
        <w:t>本文针对雾天、雨天、低光照三类恶劣天气条件下车辆检测精度显著下降的问题，设计并实现了一套基于图像增强的恶劣天气车辆感知系统。系统融合了传统图像增强方法与深度学习增强模型，引入自动场景识别机制，结合YOLOv8目标检测算法，构建了完整的端到端Web应用。本文的主要工作成果总结如下：</w:t>
      </w:r>
    </w:p>
    <w:p w14:paraId="2B0F1C35">
      <w:pPr>
        <w:ind w:firstLine="480"/>
        <w:rPr>
          <w:rFonts w:hint="eastAsia"/>
        </w:rPr>
      </w:pPr>
      <w:r>
        <w:t>（1）多策略图像增强模块的设计与实现。系统集成了基于深度学习的NAFNet去雾增强、NAFNet去雨增强、MBLLEN低光照增强和Zero-DCE低光照增强等方法，以及基于CLAHE和形态学操作的传统增强方案作为降级后备。各增强器采用单例模式和惰性加载策略统一管理，通过策略分发机制实现增强方法的灵活切换，覆盖了雾天、雨天和低光照三类典型恶劣天气场景。</w:t>
      </w:r>
    </w:p>
    <w:p w14:paraId="23318DB3">
      <w:pPr>
        <w:ind w:firstLine="480"/>
        <w:rPr>
          <w:rFonts w:hint="eastAsia"/>
        </w:rPr>
      </w:pPr>
      <w:r>
        <w:t>（2）自动场景识别机制的研究与实现。基于亮度、对比度、饱和度、清晰度四维图像质量指标，设计了级联决策规则的场景分类算法。该算法能够自动识别当前天气条件类型，并触发适配的增强策略。实验结果表明，自动模式在雨天场景中将mAP50-95从0.7102提升至0.7999，提升幅度约为12.6%，验证了自适应增强策略的有效性。</w:t>
      </w:r>
    </w:p>
    <w:p w14:paraId="071BA6C8">
      <w:pPr>
        <w:ind w:firstLine="480"/>
        <w:rPr>
          <w:rFonts w:hint="eastAsia"/>
        </w:rPr>
      </w:pPr>
      <w:r>
        <w:t>（3）基于YOLOv8的车辆检测部署与ONNX Runtime推理优化。系统将YOLOv8模型部署为车辆检测核心，支持五类车型（轿车、卡车、公交车、摩托车、自行车）的精准检测。通过ONNX Runtime的图优化、多线程并行计算和会话缓存等优化手段，实现了深度学习模型在CPU环境下的高效推理。</w:t>
      </w:r>
    </w:p>
    <w:p w14:paraId="7C0DFF8B">
      <w:pPr>
        <w:ind w:firstLine="480"/>
        <w:rPr>
          <w:rFonts w:hint="eastAsia"/>
        </w:rPr>
      </w:pPr>
      <w:r>
        <w:t>（4）完整的端到端Web系统构建。采用Flask后端与原生HTML/CSS/JavaScript前端的分离架构，实现了图片识别、视频识别和摄像头实时识别三种交互模式。后端通过Blueprint机制组织路由，MySQL数据库记录检测信息，文件系统存储图像数据，形成了完整的业务闭环。</w:t>
      </w:r>
    </w:p>
    <w:p w14:paraId="28C326ED">
      <w:pPr>
        <w:ind w:firstLine="480"/>
        <w:rPr>
          <w:rFonts w:hint="eastAsia"/>
        </w:rPr>
      </w:pPr>
      <w:r>
        <w:t>（5）大规模基准测试与性能评估。在多种公开数据集上进行了系统性的基准测试，从mAP、PSNR、SSIM、处理时间等多个维度对各增强方法在不同天气场景下的表现进行了量化分析。实验结果为图像增强与目标检测的协同优化提供了参考依据。</w:t>
      </w:r>
    </w:p>
    <w:p w14:paraId="097C1479">
      <w:pPr>
        <w:pStyle w:val="3"/>
        <w:spacing w:before="156" w:after="156"/>
        <w:rPr>
          <w:rFonts w:hint="eastAsia"/>
        </w:rPr>
      </w:pPr>
      <w:bookmarkStart w:id="151" w:name="_Toc2222"/>
      <w:r>
        <w:t>6.2 系统特色与创新点</w:t>
      </w:r>
      <w:bookmarkEnd w:id="151"/>
    </w:p>
    <w:p w14:paraId="76485245">
      <w:pPr>
        <w:ind w:firstLine="480"/>
        <w:rPr>
          <w:rFonts w:hint="eastAsia"/>
        </w:rPr>
      </w:pPr>
      <w:r>
        <w:t>本系统在设计和实现上具有以下特色与创新：</w:t>
      </w:r>
    </w:p>
    <w:p w14:paraId="4E01B782">
      <w:pPr>
        <w:ind w:firstLine="480"/>
        <w:rPr>
          <w:rFonts w:hint="eastAsia"/>
        </w:rPr>
      </w:pPr>
      <w:r>
        <w:t>（1）多策略融合的增强方案。不同于现有研究多针对单一天气类型，本系统集成多种深度学习与传统增强方法，覆盖三类典型恶劣天气场景，实现了多天气条件下的统一检测方案。</w:t>
      </w:r>
    </w:p>
    <w:p w14:paraId="443C820A">
      <w:pPr>
        <w:ind w:firstLine="480"/>
        <w:rPr>
          <w:rFonts w:hint="eastAsia"/>
        </w:rPr>
      </w:pPr>
      <w:r>
        <w:t>（2）自动场景识别与自适应增强。系统通过轻量级的图像质量分析实现天气类型的自动判断，无需额外的场景分类模型，计算开销极低，在真实部署场景中具有实用性。</w:t>
      </w:r>
    </w:p>
    <w:p w14:paraId="5AE999BD">
      <w:pPr>
        <w:ind w:firstLine="480"/>
        <w:rPr>
          <w:rFonts w:hint="eastAsia"/>
        </w:rPr>
      </w:pPr>
      <w:r>
        <w:t>（3）ONNX Runtime统一推理引擎。系统的所有深度学习模型均采用ONNX格式部署，通过统一的推理引擎进行管理。这种方案消除了对不同深度学习框架的依赖，简化了系统依赖管理，同时获得了CPU推理性能的优化。</w:t>
      </w:r>
    </w:p>
    <w:p w14:paraId="2B5D64D9">
      <w:pPr>
        <w:ind w:firstLine="480"/>
        <w:rPr>
          <w:rFonts w:hint="eastAsia"/>
        </w:rPr>
      </w:pPr>
      <w:r>
        <w:t>（4）完整的工程化实现。系统从算法研究到工程部署形成了完整的闭环，包含模型推理、后端服务、前端交互、数据持久化、性能评测等完整环节，具备良好的实用价值。</w:t>
      </w:r>
    </w:p>
    <w:p w14:paraId="458EF21C">
      <w:pPr>
        <w:pStyle w:val="3"/>
        <w:spacing w:before="156" w:after="156"/>
        <w:rPr>
          <w:rFonts w:hint="eastAsia"/>
        </w:rPr>
      </w:pPr>
      <w:bookmarkStart w:id="152" w:name="_Toc8881"/>
      <w:r>
        <w:t>6.3 存在的不足</w:t>
      </w:r>
      <w:bookmarkEnd w:id="152"/>
    </w:p>
    <w:p w14:paraId="254CD38A">
      <w:pPr>
        <w:ind w:firstLine="480"/>
        <w:rPr>
          <w:rFonts w:hint="eastAsia"/>
        </w:rPr>
      </w:pPr>
      <w:r>
        <w:t>尽管本系统在恶劣天气车辆感知方面取得了一定的研究成果，但仍存在以下不足和可改进方向：</w:t>
      </w:r>
    </w:p>
    <w:p w14:paraId="3AE7B33D">
      <w:pPr>
        <w:ind w:firstLine="480"/>
        <w:rPr>
          <w:rFonts w:hint="eastAsia"/>
        </w:rPr>
      </w:pPr>
      <w:r>
        <w:t>（1）增强方法的场景适配精度有待提升。当前的自动场景识别算法基于固定阈值进行决策，在天气条件过渡阶段（如黄昏与低光照的边界情况）可能存在误判。未来可引入更精细的场景分类机制，或采用连续概率输出的软决策方案。</w:t>
      </w:r>
    </w:p>
    <w:p w14:paraId="7D8368BA">
      <w:pPr>
        <w:ind w:firstLine="480"/>
        <w:rPr>
          <w:rFonts w:hint="eastAsia"/>
        </w:rPr>
      </w:pPr>
      <w:r>
        <w:t>（2）视频和摄像头模式的处理速度有待优化。当前深度学习增强模型在CPU上的推理速度仍不够理想，限制了视频处理的帧率。未来可探索模型轻量化技术（如知识蒸馏、模型剪枝、量化）来提升推理速度。</w:t>
      </w:r>
    </w:p>
    <w:p w14:paraId="445CCFCE">
      <w:pPr>
        <w:ind w:firstLine="480"/>
        <w:rPr>
          <w:rFonts w:hint="eastAsia"/>
        </w:rPr>
      </w:pPr>
      <w:r>
        <w:t>（3）缺乏对更多恶劣天气类型的支持。当前系统仅覆盖了雾天、雨天和低光照三类场景，未考虑雪天、雾霾混合天气等其他恶劣条件。增加更多天气类型的支持将进一步提升系统的适用性。</w:t>
      </w:r>
    </w:p>
    <w:p w14:paraId="44509032">
      <w:pPr>
        <w:ind w:firstLine="480"/>
        <w:rPr>
          <w:rFonts w:hint="eastAsia"/>
        </w:rPr>
      </w:pPr>
      <w:r>
        <w:t>（4）测试数据集的规模有限。受限于标注数据的获取成本，当前的基准测试数据集规模有限。在更大规模、更多样化的数据集上进行评估将有助于更全面地验证系统的泛化能力。</w:t>
      </w:r>
    </w:p>
    <w:p w14:paraId="66440C49">
      <w:pPr>
        <w:ind w:firstLine="480"/>
        <w:rPr>
          <w:rFonts w:hint="eastAsia"/>
        </w:rPr>
      </w:pPr>
      <w:r>
        <w:t>（5）缺乏多目标跟踪功能。当前视频和摄像头模式的简单IoU跟踪仅能满足基本的去重计数需求，缺乏完整的多目标跟踪（MOT）功能，无法提供车辆的运动轨迹和行驶方向等高级信息。</w:t>
      </w:r>
    </w:p>
    <w:p w14:paraId="0312D9D5">
      <w:pPr>
        <w:pStyle w:val="3"/>
        <w:spacing w:before="156" w:after="156"/>
        <w:rPr>
          <w:rFonts w:hint="eastAsia"/>
        </w:rPr>
      </w:pPr>
      <w:bookmarkStart w:id="153" w:name="_Toc5360"/>
      <w:r>
        <w:t>6.4 未来展望</w:t>
      </w:r>
      <w:bookmarkEnd w:id="153"/>
    </w:p>
    <w:p w14:paraId="5C9829A2">
      <w:pPr>
        <w:ind w:firstLine="480"/>
        <w:rPr>
          <w:rFonts w:hint="eastAsia"/>
        </w:rPr>
      </w:pPr>
      <w:r>
        <w:t>基于以上分析，未来的研究工作可以从以下几个方向展开：</w:t>
      </w:r>
    </w:p>
    <w:p w14:paraId="1B1701F0">
      <w:pPr>
        <w:ind w:firstLine="480"/>
        <w:rPr>
          <w:rFonts w:hint="eastAsia"/>
        </w:rPr>
      </w:pPr>
      <w:r>
        <w:t>（1）端到端的联合优化框架。探索将图像增强模块与目标检测模块整合到统一的端到端网络中，通过联合训练实现增强与检测的协同优化，减少信息传递过程中的损失。</w:t>
      </w:r>
    </w:p>
    <w:p w14:paraId="0796ED08">
      <w:pPr>
        <w:ind w:firstLine="480"/>
        <w:rPr>
          <w:rFonts w:hint="eastAsia"/>
        </w:rPr>
      </w:pPr>
      <w:r>
        <w:t>（2）模型轻量化与边缘部署。研究模型量化（INT8/FP16）、知识蒸馏和网络剪枝等模型轻量化技术，将系统部署到边缘计算设备（如NVIDIA Jetson、树莓派等），实现低功耗、低延迟的实时检测。</w:t>
      </w:r>
    </w:p>
    <w:p w14:paraId="10017DE9">
      <w:pPr>
        <w:ind w:firstLine="480"/>
        <w:rPr>
          <w:rFonts w:hint="eastAsia"/>
        </w:rPr>
      </w:pPr>
      <w:r>
        <w:t>（3）更多天气类型的扩展。研究雪天去除、沙尘天气图像恢复等方法，扩展系统的天气覆盖范围。同时探索多天气联合处理方案，提高系统在复杂混合天气条件下的适应性。</w:t>
      </w:r>
    </w:p>
    <w:p w14:paraId="5BE26938">
      <w:pPr>
        <w:ind w:firstLine="480"/>
        <w:rPr>
          <w:rFonts w:hint="eastAsia"/>
        </w:rPr>
      </w:pPr>
      <w:r>
        <w:t>（4）多目标跟踪的集成。引入基于深度学习的多目标跟踪算法（如DeepSORT、ByteTrack等），实现视频和摄像头模式下车辆的运动轨迹追踪、车流量统计和异常行为检测等高级功能。</w:t>
      </w:r>
    </w:p>
    <w:p w14:paraId="1E06E223">
      <w:pPr>
        <w:ind w:firstLine="480"/>
        <w:rPr>
          <w:rFonts w:hint="eastAsia"/>
        </w:rPr>
      </w:pPr>
      <w:r>
        <w:t>（5）领域自适应与持续学习。研究领域自适应（Domain Adaptation）方法，缩小不同天气场景之间的域差异；引入持续学习（Continual Learning）机制，使系统能够在部署后不断适应新的天气环境和道路场景。</w:t>
      </w:r>
    </w:p>
    <w:p w14:paraId="681DFDBB">
      <w:pPr>
        <w:ind w:firstLine="480"/>
        <w:rPr>
          <w:rFonts w:hint="eastAsia"/>
        </w:rPr>
      </w:pPr>
      <w:r>
        <w:t>总之，恶劣天气条件下的视觉感知是一个极具挑战性但又具有重要实用价值的研究方向。随着深度学习技术的持续进步和边缘计算硬件性能的不断提升，面向恶劣天气的车辆感知系统将在智能交通和自动驾驶领域发挥越来越重要的作用。</w:t>
      </w:r>
    </w:p>
    <w:p w14:paraId="52AE54BE">
      <w:pPr>
        <w:ind w:firstLine="480"/>
        <w:rPr>
          <w:rFonts w:ascii="Times New Roman" w:hAnsi="Times New Roman" w:eastAsia="黑体"/>
          <w:bCs/>
          <w:kern w:val="0"/>
          <w:sz w:val="30"/>
          <w:szCs w:val="30"/>
        </w:rPr>
      </w:pPr>
      <w:r>
        <w:br w:type="page"/>
      </w:r>
    </w:p>
    <w:p w14:paraId="2DB40AA1">
      <w:pPr>
        <w:pStyle w:val="2"/>
        <w:spacing w:before="312" w:after="312"/>
        <w:rPr>
          <w:rFonts w:hint="eastAsia"/>
        </w:rPr>
      </w:pPr>
      <w:bookmarkStart w:id="154" w:name="_Toc169257662"/>
      <w:bookmarkStart w:id="155" w:name="_Toc499"/>
      <w:bookmarkStart w:id="156" w:name="_Toc22220"/>
      <w:r>
        <w:t>结</w:t>
      </w:r>
      <w:bookmarkEnd w:id="154"/>
      <w:r>
        <w:t>论</w:t>
      </w:r>
      <w:bookmarkEnd w:id="155"/>
      <w:bookmarkEnd w:id="156"/>
    </w:p>
    <w:p w14:paraId="0EF335D5">
      <w:pPr>
        <w:ind w:firstLine="480"/>
        <w:rPr>
          <w:rFonts w:hint="eastAsia"/>
        </w:rPr>
      </w:pPr>
      <w:r>
        <w:rPr>
          <w:rFonts w:hint="eastAsia"/>
        </w:rPr>
        <w:t>本文针对雾天、雨天、低光照三类恶劣天气下车辆检测精度下降的问题，设计并实现了基于图像增强的车辆感知系统，取得了以下成果：</w:t>
      </w:r>
    </w:p>
    <w:p w14:paraId="027DAA12">
      <w:pPr>
        <w:ind w:firstLine="480"/>
        <w:rPr>
          <w:rFonts w:hint="eastAsia"/>
        </w:rPr>
      </w:pPr>
      <w:r>
        <w:rPr>
          <w:rFonts w:hint="eastAsia"/>
        </w:rPr>
        <w:t>（1）构建了多策略图像增强方案：NAFNet实现去雾与去雨，MBLLEN提升低光照图像亮度与细节，CLAHE与形态学操作作为降级保障。各增强器通过统一接口封装，支持灵活调度。</w:t>
      </w:r>
    </w:p>
    <w:p w14:paraId="1F10456B">
      <w:pPr>
        <w:ind w:firstLine="480"/>
        <w:rPr>
          <w:rFonts w:hint="eastAsia"/>
        </w:rPr>
      </w:pPr>
      <w:r>
        <w:rPr>
          <w:rFonts w:hint="eastAsia"/>
        </w:rPr>
        <w:t>（2）实现了自动场景识别机制：基于亮度、对比度、饱和度和清晰度四维指标，采用级联决策规则自动判断天气类型并选择最优增强策略，无需额外训练模型，计算开销极低。</w:t>
      </w:r>
    </w:p>
    <w:p w14:paraId="137834C1">
      <w:pPr>
        <w:ind w:firstLine="480"/>
        <w:rPr>
          <w:rFonts w:hint="eastAsia"/>
        </w:rPr>
      </w:pPr>
      <w:r>
        <w:rPr>
          <w:rFonts w:hint="eastAsia"/>
        </w:rPr>
        <w:t>（3）采用Flask后端与原生HTML/CSS/JavaScript前端分离架构，支持图片、视频和摄像头实时识别三种模式。通过Blueprint模块化路由、单例模式管理模型生命周期，MySQL实现记录持久化，ONNX Runtime统一管理CPU推理，并采用会话缓存、图优化和多线程并行等手段提升性能。</w:t>
      </w:r>
    </w:p>
    <w:p w14:paraId="73BE7B2D">
      <w:pPr>
        <w:ind w:firstLine="480"/>
        <w:rPr>
          <w:rFonts w:hint="eastAsia"/>
        </w:rPr>
      </w:pPr>
      <w:r>
        <w:rPr>
          <w:rFonts w:hint="eastAsia"/>
        </w:rPr>
        <w:t>（4）实验结果表明：YOLOv8x在正常天气下mAP50为0.9851；雾天经NAFNet增强后mAP50从0.8592提升至0.9125（+6.2%）；雨天经自动增强后mAP50-95从0.7102提升至0.7999（+12.6%）；低光照经MBLLEN增强后mAP50从0.8241提升至0.8586（+4.2%）。验证了图像增强对恶劣天气下检测性能的显著提升作用。</w:t>
      </w:r>
    </w:p>
    <w:p w14:paraId="19337CFB">
      <w:pPr>
        <w:ind w:firstLine="480"/>
        <w:rPr>
          <w:rFonts w:hint="eastAsia"/>
        </w:rPr>
      </w:pPr>
      <w:r>
        <w:rPr>
          <w:rFonts w:hint="eastAsia"/>
        </w:rPr>
        <w:t>（5）单张图像完整处理流程约800ms，视频模式有效帧率3-5 FPS，全部在CPU环境下运行，无需GPU支持，降低了部署成本。</w:t>
      </w:r>
    </w:p>
    <w:p w14:paraId="1BF03B27">
      <w:pPr>
        <w:ind w:firstLine="480"/>
        <w:rPr>
          <w:rFonts w:ascii="Times New Roman" w:hAnsi="Times New Roman"/>
          <w:kern w:val="0"/>
        </w:rPr>
      </w:pPr>
      <w:r>
        <w:rPr>
          <w:rFonts w:hint="eastAsia"/>
        </w:rPr>
        <w:t>综上所述，本文提出的多策略图像增强与深度学习检测相结合的方案，在检测精度、处理效率和工程实用性之间取得了良好平衡，可有效缓解恶劣天气对视觉感知系统的负面影响，对推动车辆感知技术在实际道路环境中的应用具有参考价值。</w:t>
      </w:r>
    </w:p>
    <w:p w14:paraId="10ACEA14">
      <w:pPr>
        <w:pStyle w:val="2"/>
        <w:spacing w:before="312" w:after="312"/>
      </w:pPr>
      <w:bookmarkStart w:id="157" w:name="_Toc4122"/>
      <w:bookmarkStart w:id="158" w:name="_Toc31517"/>
      <w:bookmarkStart w:id="159" w:name="_Toc169257663"/>
      <w:r>
        <w:t>参考文献</w:t>
      </w:r>
      <w:bookmarkEnd w:id="157"/>
      <w:bookmarkEnd w:id="158"/>
      <w:bookmarkEnd w:id="159"/>
    </w:p>
    <w:p w14:paraId="6876659E">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ascii="Times New Roman" w:hAnsi="Times New Roman"/>
          <w:sz w:val="24"/>
          <w:szCs w:val="24"/>
        </w:rPr>
        <w:t>顾正祥,刘鑫,祁巧云.卷积神经网络低光照图像增强系统的优化设计[J].信息与电脑(理论版),2024,36(20):103-105.</w:t>
      </w:r>
    </w:p>
    <w:p w14:paraId="4B4403BE">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hint="eastAsia" w:ascii="Times New Roman" w:hAnsi="Times New Roman"/>
          <w:sz w:val="24"/>
          <w:szCs w:val="24"/>
        </w:rPr>
        <w:t>郭俊,郭金霆,张世龙.基于改进YOLOv8的夜间车辆检测研究[J].计算技术与自动化,2026,45(01):108-113.DOI:10.16339/j.cnki.jsjsyzdh.202601017.</w:t>
      </w:r>
    </w:p>
    <w:p w14:paraId="6CF3D267">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hint="eastAsia" w:ascii="Times New Roman" w:hAnsi="Times New Roman"/>
          <w:sz w:val="24"/>
          <w:szCs w:val="24"/>
        </w:rPr>
        <w:t>尹泽龙,徐洪,田茂余,等.基于WIoUv3-YOLOv8的隧道车辆目标检测系统研发[J].内燃机,2026,42(02):20-30.DOI:10.20082/j.cnki.nrj.2026.02.003.</w:t>
      </w:r>
    </w:p>
    <w:p w14:paraId="1BBD35BD">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ascii="Times New Roman" w:hAnsi="Times New Roman"/>
          <w:sz w:val="24"/>
          <w:szCs w:val="24"/>
        </w:rPr>
        <w:t>黄金炜,于瓅,郭天元,等.基于暗通道先验的改进图像去雾算法[J].佳木斯大学学报(自然科学版),2023,41(01):25-28+67.</w:t>
      </w:r>
    </w:p>
    <w:p w14:paraId="750541E2">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ascii="Times New Roman" w:hAnsi="Times New Roman"/>
          <w:sz w:val="24"/>
          <w:szCs w:val="24"/>
        </w:rPr>
        <w:t>吕晓倩｡低光照条件下的图像与视频增强方法研究 [D]. 哈尔滨:黑龙江大学,2024. DOI:10.27061/d.cnki.ghgdu.2024.000208.</w:t>
      </w:r>
    </w:p>
    <w:p w14:paraId="3E5C4CA6">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hint="eastAsia" w:ascii="Times New Roman" w:hAnsi="Times New Roman"/>
          <w:sz w:val="24"/>
          <w:szCs w:val="24"/>
        </w:rPr>
        <w:t>许靖,裴树军,裴洪扬.改进YOLOv8的密集车辆检测算法[J].哈尔滨理工大学学报,2026,31(01):24-34.DOI:10.15938/j.jhust.2026.01.003.</w:t>
      </w:r>
    </w:p>
    <w:p w14:paraId="3018422E">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ascii="Times New Roman" w:hAnsi="Times New Roman"/>
          <w:sz w:val="24"/>
          <w:szCs w:val="24"/>
        </w:rPr>
        <w:t>明日科技.Python完全自学教程[M].人民邮电出版社:202308:949</w:t>
      </w:r>
    </w:p>
    <w:p w14:paraId="51173CB9">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ascii="Times New Roman" w:hAnsi="Times New Roman"/>
          <w:sz w:val="24"/>
          <w:szCs w:val="24"/>
        </w:rPr>
        <w:t>刘长龙.Python高效开发实战[M].电子工业出版社:202108:521.</w:t>
      </w:r>
    </w:p>
    <w:p w14:paraId="4D81B65B">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ascii="Times New Roman" w:hAnsi="Times New Roman"/>
          <w:sz w:val="24"/>
          <w:szCs w:val="24"/>
        </w:rPr>
        <w:t>江宝得,陆镇天,任彦忠.融合Retinex分支与自适应注意力机制的低光图像增强算法[J/OL].计算机工程与应用, 1-15[2026-04-09].https://link.cnki.net/urlid/11.2127.tp.20260320.1130.006.</w:t>
      </w:r>
    </w:p>
    <w:p w14:paraId="6A517D95">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ascii="Times New Roman" w:hAnsi="Times New Roman"/>
          <w:sz w:val="24"/>
          <w:szCs w:val="24"/>
        </w:rPr>
        <w:t>刘璐.基于恶劣环境下的图像/视频复原方法研究[D].南京邮电大学,2019.DOI:10.27251/d.cnki.gnjdc.2019.000508.</w:t>
      </w:r>
    </w:p>
    <w:p w14:paraId="4C19402D">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ascii="Times New Roman" w:hAnsi="Times New Roman"/>
          <w:sz w:val="24"/>
          <w:szCs w:val="24"/>
        </w:rPr>
        <w:t>谢婉婷.基于OpenCV的车牌识别系统设计与实现[J].汽车知识,2026,26(01):241-244.</w:t>
      </w:r>
    </w:p>
    <w:p w14:paraId="07104849">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ascii="Times New Roman" w:hAnsi="Times New Roman"/>
          <w:sz w:val="24"/>
          <w:szCs w:val="24"/>
        </w:rPr>
        <w:t>管图新. 面向交通场景的图像质量评价及增强方法研究[D]. 上海海事大学, 2023. DOI:10.27304/d.cnki.gshhc.2023.000041.</w:t>
      </w:r>
    </w:p>
    <w:p w14:paraId="0B072D17">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ascii="Times New Roman" w:hAnsi="Times New Roman"/>
          <w:sz w:val="24"/>
          <w:szCs w:val="24"/>
        </w:rPr>
        <w:t>刘芸宏,王奥迪,曹俊武.基于改进的PReNet图像去雨算法研究[J].物联网技术,2025,15(23):90-92.DOI:10.16667/j.issn.2095-1302.2025.23.020.</w:t>
      </w:r>
    </w:p>
    <w:p w14:paraId="43607239">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hint="eastAsia" w:ascii="Times New Roman" w:hAnsi="Times New Roman"/>
          <w:sz w:val="24"/>
          <w:szCs w:val="24"/>
        </w:rPr>
        <w:t>任晓文. 面向智能交通的雨雾天气图像增强方法研究[D]. 太原科技大学, 2019. DOI:10.27721/d.cnki.gyzjc.2019.000074.</w:t>
      </w:r>
    </w:p>
    <w:p w14:paraId="32BF90CD">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hint="eastAsia" w:ascii="Times New Roman" w:hAnsi="Times New Roman"/>
          <w:sz w:val="24"/>
          <w:szCs w:val="24"/>
        </w:rPr>
        <w:t>李文.图像去雨算法研究[D].四川大学,2022.DOI:10.27342/d.cnki.gscdu.2022.004310.</w:t>
      </w:r>
    </w:p>
    <w:p w14:paraId="626AA434">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hint="eastAsia" w:ascii="Times New Roman" w:hAnsi="Times New Roman"/>
          <w:sz w:val="24"/>
          <w:szCs w:val="24"/>
        </w:rPr>
        <w:t>袁家怡,张郑浩,周正康,等.面对复杂交通场景的融合检测YOLO车辆识别模型[J/OL].计算机应用,1-13[2026-04-09].https://link.cnki.net/urlid/51.1307.TP.20260327.1615.002.</w:t>
      </w:r>
    </w:p>
    <w:p w14:paraId="354B4478">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hint="eastAsia" w:ascii="Times New Roman" w:hAnsi="Times New Roman"/>
          <w:sz w:val="24"/>
          <w:szCs w:val="24"/>
        </w:rPr>
        <w:t>丁若修.面向智能交通的恶劣天气图像增强方法研究[D].沈阳工业大学,2017.</w:t>
      </w:r>
    </w:p>
    <w:p w14:paraId="12CE92D4">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hint="eastAsia" w:ascii="Times New Roman" w:hAnsi="Times New Roman"/>
          <w:sz w:val="24"/>
          <w:szCs w:val="24"/>
        </w:rPr>
        <w:t>王淞.基于图像处理技术的前方车辆识别技术研究[J].汽车实用技术, 2025,50(20):102-106+119.DOI:10.16638/j.cnki.1671-7988.2025.020.019.</w:t>
      </w:r>
    </w:p>
    <w:p w14:paraId="5D81E0A8">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hint="eastAsia" w:ascii="Times New Roman" w:hAnsi="Times New Roman"/>
          <w:sz w:val="24"/>
          <w:szCs w:val="24"/>
        </w:rPr>
        <w:t>刘晟,面向智能交通的恶劣天气下交通图像清晰化技术研究.陕西省,西安理工大学,2023-12-01.</w:t>
      </w:r>
    </w:p>
    <w:p w14:paraId="149C6A44">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hint="eastAsia" w:ascii="Times New Roman" w:hAnsi="Times New Roman"/>
          <w:sz w:val="24"/>
          <w:szCs w:val="24"/>
        </w:rPr>
        <w:t>Vishalakshi ,Rani S ,Hanumantharaju.A novel approach to low-light image and video enhancement using adaptive dual super-resolution generative adversarial networks and top-hat filtering[J].Computers and Electrical Engineering,2025,123(PA):110052-110052.DOI:10.1016/J.COMPELECENG.2024.110052.</w:t>
      </w:r>
    </w:p>
    <w:p w14:paraId="3B132BE9">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hint="eastAsia" w:ascii="Times New Roman" w:hAnsi="Times New Roman"/>
          <w:sz w:val="24"/>
          <w:szCs w:val="24"/>
        </w:rPr>
        <w:t>Ren J ,Yang C ,Miao K .A method for detecting foreign objects in railway perimeters under low-light conditions based on image enhancement[J].Engineering Research Express,2026,8(7):075205-075205.DOI:10.1088/2631-8695/AE52A3.</w:t>
      </w:r>
    </w:p>
    <w:p w14:paraId="674BA4CB">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hint="eastAsia" w:ascii="Times New Roman" w:hAnsi="Times New Roman"/>
          <w:sz w:val="24"/>
          <w:szCs w:val="24"/>
        </w:rPr>
        <w:t>Mariam M. Askar, Mahmoud A. Shawky, Amgad A. Salama, Samy H. Darwish, Marian Wagdy, Sameh Zarif, Ahmed G. Abdellatif. Revolutionising breast cancer diagnosis: Cutting-edge AI techniques in image processing and classification[J]. Communications in Nonlinear Science and Numerical Simulation, 2026, 160</w:t>
      </w:r>
    </w:p>
    <w:p w14:paraId="79977CCF">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hint="eastAsia" w:ascii="Times New Roman" w:hAnsi="Times New Roman"/>
          <w:sz w:val="24"/>
          <w:szCs w:val="24"/>
        </w:rPr>
        <w:t>Liu D ,Gu Y ,Zhang H , et al.TIE-LR: A multi-module deep learning framework for traffic monitoring on low-resolution videos[J].Engineering Applications of Artificial Intelligence,2026,163(P4):113112-113112.DOI:10.1016/J.ENGAPPAI.2025.113112.</w:t>
      </w:r>
    </w:p>
    <w:p w14:paraId="7236E847">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hint="eastAsia" w:ascii="Times New Roman" w:hAnsi="Times New Roman"/>
          <w:sz w:val="24"/>
          <w:szCs w:val="24"/>
        </w:rPr>
        <w:t>Zheng B ,Zhou J ,Hong Z , et al.Vehicle Recognition and Driving Information Detection with UAV Video Based on Improved YOLOv5-DeepSORT Algorithm[J].Sensors,2025,25(9):2788-2788.DOI:10.3390/S25092788.</w:t>
      </w:r>
    </w:p>
    <w:p w14:paraId="79E50BE4">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hint="eastAsia" w:ascii="Times New Roman" w:hAnsi="Times New Roman"/>
          <w:sz w:val="24"/>
          <w:szCs w:val="24"/>
        </w:rPr>
        <w:t>Prasanth P ,Kumar P ,Velavan S , et al.Rain Removal from Still Images Using Image Smoothing Filter and Morphological Filter[J].Digital Image Processing,2018,10(8):157-160.</w:t>
      </w:r>
    </w:p>
    <w:p w14:paraId="773729AC">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hint="eastAsia" w:ascii="Times New Roman" w:hAnsi="Times New Roman"/>
          <w:sz w:val="24"/>
          <w:szCs w:val="24"/>
        </w:rPr>
        <w:t>Jaiswal M ,Nagwanshi K K ,Khan M H M , et al.YOLOv8s-WAMNet: enhancing robust vehicle detection under adverse weather via hybrid attention and multi-scale fusion in real time.[J].Scientific reports,2026,DOI:10.1038/S41598-026-46527-5.</w:t>
      </w:r>
    </w:p>
    <w:p w14:paraId="1F32B645">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hint="eastAsia" w:ascii="Times New Roman" w:hAnsi="Times New Roman"/>
          <w:sz w:val="24"/>
          <w:szCs w:val="24"/>
        </w:rPr>
        <w:t>Grinblat G, et al. Dark Vision: Real-Time Detection and Tracking in Low-Light Conditions[C]//WACV. 2020: 1962-1971.</w:t>
      </w:r>
    </w:p>
    <w:p w14:paraId="351A3749">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hint="eastAsia" w:ascii="Times New Roman" w:hAnsi="Times New Roman"/>
          <w:sz w:val="24"/>
          <w:szCs w:val="24"/>
        </w:rPr>
        <w:t>Qin X, et al. FOGAI: A Domain Adaptation Framework for Underwater Image Enhancement and Detection[C]//ECCV. 2022: 357-374.</w:t>
      </w:r>
    </w:p>
    <w:p w14:paraId="055E456C">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hint="eastAsia" w:ascii="Times New Roman" w:hAnsi="Times New Roman"/>
          <w:sz w:val="24"/>
          <w:szCs w:val="24"/>
        </w:rPr>
        <w:t>Jiang D, et al. Automatic X-ray Image Enhancement via Deep Learning[C]//SPIE. 2018, 10574</w:t>
      </w:r>
      <w:r>
        <w:rPr>
          <w:rFonts w:hint="eastAsia" w:ascii="Times New Roman" w:hAnsi="Times New Roman"/>
          <w:sz w:val="24"/>
          <w:szCs w:val="24"/>
        </w:rPr>
        <w:tab/>
      </w:r>
      <w:r>
        <w:rPr>
          <w:rFonts w:hint="eastAsia" w:ascii="Times New Roman" w:hAnsi="Times New Roman"/>
          <w:sz w:val="24"/>
          <w:szCs w:val="24"/>
        </w:rPr>
        <w:t>: 105740R.</w:t>
      </w:r>
    </w:p>
    <w:p w14:paraId="54C02695">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hint="eastAsia" w:ascii="Times New Roman" w:hAnsi="Times New Roman"/>
          <w:sz w:val="24"/>
          <w:szCs w:val="24"/>
        </w:rPr>
        <w:t>Liu Y, et al. Multi-Scale Aggregation Network for Single Image Dehazing and Beyond[C]//ICCV. 2019: 9074-9083.</w:t>
      </w:r>
    </w:p>
    <w:p w14:paraId="5C8E7145">
      <w:pPr>
        <w:pStyle w:val="2"/>
        <w:spacing w:before="312" w:after="312"/>
        <w:rPr>
          <w:rFonts w:hint="eastAsia"/>
        </w:rPr>
      </w:pPr>
      <w:bookmarkStart w:id="160" w:name="_Toc30061"/>
      <w:bookmarkStart w:id="161" w:name="_Toc21810"/>
      <w:bookmarkStart w:id="162" w:name="_Toc169257664"/>
      <w:r>
        <w:t>致谢</w:t>
      </w:r>
      <w:bookmarkEnd w:id="160"/>
      <w:bookmarkEnd w:id="161"/>
      <w:bookmarkEnd w:id="162"/>
    </w:p>
    <w:p w14:paraId="5F08AF0C">
      <w:pPr>
        <w:ind w:firstLine="480"/>
        <w:rPr>
          <w:rFonts w:ascii="Times New Roman" w:hAnsi="Times New Roman"/>
          <w:szCs w:val="24"/>
        </w:rPr>
      </w:pPr>
      <w:r>
        <w:rPr>
          <w:rFonts w:ascii="Times New Roman" w:hAnsi="Times New Roman"/>
          <w:szCs w:val="24"/>
        </w:rPr>
        <w:t>时光荏苒，本科四年的学习</w:t>
      </w:r>
      <w:r>
        <w:rPr>
          <w:rFonts w:hint="eastAsia" w:ascii="Times New Roman" w:hAnsi="Times New Roman"/>
          <w:szCs w:val="24"/>
          <w:lang w:val="en-US" w:eastAsia="zh-CN"/>
        </w:rPr>
        <w:t>之路</w:t>
      </w:r>
      <w:r>
        <w:rPr>
          <w:rFonts w:ascii="Times New Roman" w:hAnsi="Times New Roman"/>
          <w:szCs w:val="24"/>
        </w:rPr>
        <w:t>将画上句点。在毕业论文完成之际，</w:t>
      </w:r>
      <w:r>
        <w:rPr>
          <w:rFonts w:hint="eastAsia" w:ascii="Times New Roman" w:hAnsi="Times New Roman"/>
          <w:szCs w:val="24"/>
          <w:lang w:val="en-US" w:eastAsia="zh-CN"/>
        </w:rPr>
        <w:t>在此</w:t>
      </w:r>
      <w:r>
        <w:rPr>
          <w:rFonts w:ascii="Times New Roman" w:hAnsi="Times New Roman"/>
          <w:szCs w:val="24"/>
        </w:rPr>
        <w:t>向所有关心、支持和帮助过我的人致以最诚挚的感谢。</w:t>
      </w:r>
    </w:p>
    <w:p w14:paraId="7DE16CBC">
      <w:pPr>
        <w:ind w:firstLine="480"/>
        <w:rPr>
          <w:rFonts w:ascii="Times New Roman" w:hAnsi="Times New Roman"/>
          <w:szCs w:val="24"/>
        </w:rPr>
      </w:pPr>
      <w:r>
        <w:rPr>
          <w:rFonts w:hint="eastAsia" w:ascii="Times New Roman" w:hAnsi="Times New Roman"/>
          <w:szCs w:val="24"/>
          <w:lang w:val="en-US" w:eastAsia="zh-CN"/>
        </w:rPr>
        <w:t>首先，</w:t>
      </w:r>
      <w:r>
        <w:rPr>
          <w:rFonts w:ascii="Times New Roman" w:hAnsi="Times New Roman"/>
          <w:szCs w:val="24"/>
        </w:rPr>
        <w:t>我要衷心感谢我的指导教师</w:t>
      </w:r>
      <w:r>
        <w:rPr>
          <w:rFonts w:hint="eastAsia" w:ascii="Times New Roman" w:hAnsi="Times New Roman"/>
          <w:szCs w:val="24"/>
        </w:rPr>
        <w:t>许欢老师</w:t>
      </w:r>
      <w:r>
        <w:rPr>
          <w:rFonts w:ascii="Times New Roman" w:hAnsi="Times New Roman"/>
          <w:szCs w:val="24"/>
        </w:rPr>
        <w:t>。从论文选题、技术方案设计、实验开展到论文撰写，李老师始终给予我耐心细致的指导。</w:t>
      </w:r>
      <w:r>
        <w:rPr>
          <w:rFonts w:hint="eastAsia" w:ascii="Times New Roman" w:hAnsi="Times New Roman"/>
          <w:szCs w:val="24"/>
        </w:rPr>
        <w:t>许</w:t>
      </w:r>
      <w:r>
        <w:rPr>
          <w:rFonts w:ascii="Times New Roman" w:hAnsi="Times New Roman"/>
          <w:szCs w:val="24"/>
        </w:rPr>
        <w:t>老师渊博的学识、严谨的治学态度和精益求精的工作作风，深深感染和激励着我。在研究遇到困难时，</w:t>
      </w:r>
      <w:r>
        <w:rPr>
          <w:rFonts w:hint="eastAsia" w:ascii="Times New Roman" w:hAnsi="Times New Roman"/>
          <w:szCs w:val="24"/>
        </w:rPr>
        <w:t>许</w:t>
      </w:r>
      <w:r>
        <w:rPr>
          <w:rFonts w:ascii="Times New Roman" w:hAnsi="Times New Roman"/>
          <w:szCs w:val="24"/>
        </w:rPr>
        <w:t>老师总能以丰富的经验为我指明方向，帮助我一次次克服困难。特别是在系统方案设计和实验分析阶段，</w:t>
      </w:r>
      <w:r>
        <w:rPr>
          <w:rFonts w:hint="eastAsia" w:ascii="Times New Roman" w:hAnsi="Times New Roman"/>
          <w:szCs w:val="24"/>
        </w:rPr>
        <w:t>许</w:t>
      </w:r>
      <w:r>
        <w:rPr>
          <w:rFonts w:ascii="Times New Roman" w:hAnsi="Times New Roman"/>
          <w:szCs w:val="24"/>
        </w:rPr>
        <w:t>老师提出的许多建设性意见使本文的工作更加充实和完善。在此谨向</w:t>
      </w:r>
      <w:r>
        <w:rPr>
          <w:rFonts w:hint="eastAsia" w:ascii="Times New Roman" w:hAnsi="Times New Roman"/>
          <w:szCs w:val="24"/>
        </w:rPr>
        <w:t>许</w:t>
      </w:r>
      <w:r>
        <w:rPr>
          <w:rFonts w:ascii="Times New Roman" w:hAnsi="Times New Roman"/>
          <w:szCs w:val="24"/>
        </w:rPr>
        <w:t>老师致以最崇高的敬意和最衷心的感谢。</w:t>
      </w:r>
    </w:p>
    <w:p w14:paraId="7CAC8E81">
      <w:pPr>
        <w:ind w:firstLine="480"/>
        <w:rPr>
          <w:rFonts w:ascii="Times New Roman" w:hAnsi="Times New Roman"/>
          <w:szCs w:val="24"/>
        </w:rPr>
      </w:pPr>
      <w:r>
        <w:rPr>
          <w:rFonts w:hint="eastAsia" w:ascii="Times New Roman" w:hAnsi="Times New Roman"/>
          <w:szCs w:val="24"/>
          <w:lang w:val="en-US" w:eastAsia="zh-CN"/>
        </w:rPr>
        <w:t>然后，</w:t>
      </w:r>
      <w:r>
        <w:rPr>
          <w:rFonts w:ascii="Times New Roman" w:hAnsi="Times New Roman"/>
          <w:szCs w:val="24"/>
        </w:rPr>
        <w:t>感谢计算机科学与工程学院的所有老师们，是你们的谆谆教诲为我的专业学习打下了坚实的基础。感谢各位任课老师的悉心教导和辅导员的关心帮助，使我在大学四年中不仅学到了专业知识，更学会了如何做人做事。课程中学到的计算机视觉、深度学习、软件工程等知识为本系统的开发提供了重要的理论支撑。</w:t>
      </w:r>
    </w:p>
    <w:p w14:paraId="7F71152F">
      <w:pPr>
        <w:ind w:firstLine="480"/>
        <w:rPr>
          <w:rFonts w:ascii="Times New Roman" w:hAnsi="Times New Roman"/>
          <w:szCs w:val="24"/>
        </w:rPr>
      </w:pPr>
      <w:r>
        <w:rPr>
          <w:rFonts w:hint="eastAsia" w:ascii="Times New Roman" w:hAnsi="Times New Roman"/>
          <w:szCs w:val="24"/>
          <w:lang w:val="en-US" w:eastAsia="zh-CN"/>
        </w:rPr>
        <w:t>然后，</w:t>
      </w:r>
      <w:r>
        <w:rPr>
          <w:rFonts w:ascii="Times New Roman" w:hAnsi="Times New Roman"/>
          <w:szCs w:val="24"/>
        </w:rPr>
        <w:t>感谢实验室的各位同学和我的室友们，在日常学习和生活中给予我的帮助与陪伴。特别感谢在系统开发和测试过程中提出宝贵建议的同学们，你们的反馈使得系统不断完善。与你们一起讨论问题、攻克难关的日子，是我大学生活中难忘而珍贵的回忆。</w:t>
      </w:r>
    </w:p>
    <w:p w14:paraId="57B9934E">
      <w:pPr>
        <w:ind w:firstLine="480"/>
        <w:rPr>
          <w:rFonts w:ascii="Times New Roman" w:hAnsi="Times New Roman"/>
          <w:szCs w:val="24"/>
        </w:rPr>
      </w:pPr>
      <w:r>
        <w:rPr>
          <w:rFonts w:hint="eastAsia" w:ascii="Times New Roman" w:hAnsi="Times New Roman"/>
          <w:szCs w:val="24"/>
          <w:lang w:val="en-US" w:eastAsia="zh-CN"/>
        </w:rPr>
        <w:t>再然后，</w:t>
      </w:r>
      <w:r>
        <w:rPr>
          <w:rFonts w:ascii="Times New Roman" w:hAnsi="Times New Roman"/>
          <w:szCs w:val="24"/>
        </w:rPr>
        <w:t>感谢我的父母和家人，感谢你们多年来的养育之恩和无私付出。你们的理解、支持和鼓励是我完成学业的最大动力。每当我遇到挫折和困难时，你们总是我最坚强的后盾，让我有勇气和信心继续前行。</w:t>
      </w:r>
    </w:p>
    <w:p w14:paraId="2B7CAB9D">
      <w:pPr>
        <w:ind w:firstLine="480"/>
        <w:rPr>
          <w:rFonts w:ascii="Times New Roman" w:hAnsi="Times New Roman"/>
          <w:szCs w:val="24"/>
        </w:rPr>
      </w:pPr>
      <w:r>
        <w:rPr>
          <w:rFonts w:ascii="Times New Roman" w:hAnsi="Times New Roman"/>
          <w:szCs w:val="24"/>
        </w:rPr>
        <w:t>最后，感谢所有参考文献的作者们，你们的研究成果为本文提供了重要的理论基础和技术参考。感谢在百忙之中参与论文评审和答辩的各位专家老师，你们的宝贵意见将使本文更加完善。</w:t>
      </w:r>
    </w:p>
    <w:p w14:paraId="097101D2">
      <w:pPr>
        <w:ind w:firstLine="480"/>
        <w:rPr>
          <w:rFonts w:ascii="Times New Roman" w:hAnsi="Times New Roman"/>
          <w:szCs w:val="24"/>
        </w:rPr>
      </w:pPr>
    </w:p>
    <w:p w14:paraId="18E4DAB5">
      <w:pPr>
        <w:spacing w:line="360" w:lineRule="auto"/>
        <w:ind w:firstLine="480"/>
        <w:rPr>
          <w:rFonts w:hint="eastAsia"/>
        </w:rPr>
      </w:pPr>
    </w:p>
    <w:sectPr>
      <w:footerReference r:id="rId11" w:type="default"/>
      <w:pgSz w:w="11906" w:h="16838"/>
      <w:pgMar w:top="1587" w:right="1418" w:bottom="1417" w:left="1418" w:header="851" w:footer="992" w:gutter="0"/>
      <w:pgNumType w:start="1"/>
      <w:cols w:space="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许欢" w:date="2026-05-18T13:15:09Z" w:initials="">
    <w:p w14:paraId="61B14B56">
      <w:pPr>
        <w:pStyle w:val="10"/>
        <w:rPr>
          <w:rFonts w:hint="default" w:eastAsia="宋体"/>
          <w:lang w:val="en-US" w:eastAsia="zh-CN"/>
        </w:rPr>
      </w:pPr>
      <w:r>
        <w:rPr>
          <w:rFonts w:hint="eastAsia"/>
          <w:lang w:val="en-US" w:eastAsia="zh-CN"/>
        </w:rPr>
        <w:t>原创，不是把AI的话变成口语。写学位论文还是书面语更合适的</w:t>
      </w:r>
    </w:p>
  </w:comment>
  <w:comment w:id="1" w:author="许欢" w:date="2026-05-18T13:29:32Z" w:initials="">
    <w:p w14:paraId="7EBC0B89">
      <w:pPr>
        <w:pStyle w:val="10"/>
        <w:rPr>
          <w:rFonts w:hint="default" w:eastAsia="宋体"/>
          <w:lang w:val="en-US" w:eastAsia="zh-CN"/>
        </w:rPr>
      </w:pPr>
      <w:r>
        <w:rPr>
          <w:rFonts w:hint="eastAsia"/>
          <w:lang w:val="en-US" w:eastAsia="zh-CN"/>
        </w:rPr>
        <w:t>这两段自己改吧，我改烦了。太口语化了。文中所有以“我”字自称的，都要修改。你这是毕业设计说明书，不是你的演讲稿，面向的是所有普通用户，应该以第三视角叙述。</w:t>
      </w:r>
    </w:p>
  </w:comment>
  <w:comment w:id="2" w:author="许欢" w:date="2026-05-18T13:32:39Z" w:initials="">
    <w:p w14:paraId="3F616CA1">
      <w:pPr>
        <w:pStyle w:val="10"/>
        <w:rPr>
          <w:rFonts w:hint="eastAsia"/>
          <w:lang w:val="en-US" w:eastAsia="zh-CN"/>
        </w:rPr>
      </w:pPr>
      <w:r>
        <w:rPr>
          <w:rFonts w:hint="eastAsia"/>
          <w:lang w:val="en-US" w:eastAsia="zh-CN"/>
        </w:rPr>
        <w:t>图的背景应为透明，不能有网络格</w:t>
      </w:r>
    </w:p>
    <w:p w14:paraId="60F15902">
      <w:pPr>
        <w:pStyle w:val="10"/>
        <w:rPr>
          <w:rFonts w:hint="eastAsia"/>
          <w:lang w:val="en-US" w:eastAsia="zh-CN"/>
        </w:rPr>
      </w:pPr>
      <w:r>
        <w:rPr>
          <w:rFonts w:hint="eastAsia"/>
          <w:lang w:val="en-US" w:eastAsia="zh-CN"/>
        </w:rPr>
        <w:t>图中文本框线条应为透明或与图中底层色彩相同。</w:t>
      </w:r>
    </w:p>
    <w:p w14:paraId="43466B61">
      <w:pPr>
        <w:pStyle w:val="10"/>
        <w:rPr>
          <w:rFonts w:hint="default"/>
          <w:lang w:val="en-US" w:eastAsia="zh-CN"/>
        </w:rPr>
      </w:pPr>
      <w:r>
        <w:rPr>
          <w:rFonts w:hint="eastAsia"/>
          <w:lang w:val="en-US" w:eastAsia="zh-CN"/>
        </w:rPr>
        <w:t>下面所有图同问题</w:t>
      </w:r>
    </w:p>
  </w:comment>
  <w:comment w:id="3" w:author="许欢" w:date="2026-05-18T13:31:44Z" w:initials="">
    <w:p w14:paraId="5D2A7C2D">
      <w:pPr>
        <w:pStyle w:val="10"/>
        <w:rPr>
          <w:rFonts w:hint="default" w:eastAsia="宋体"/>
          <w:lang w:val="en-US" w:eastAsia="zh-CN"/>
        </w:rPr>
      </w:pPr>
      <w:r>
        <w:rPr>
          <w:rFonts w:hint="eastAsia"/>
          <w:lang w:val="en-US" w:eastAsia="zh-CN"/>
        </w:rPr>
        <w:t>图标不规范，应该是2-1，代表第二章第一个图，看一下资料包里的要求</w:t>
      </w:r>
    </w:p>
  </w:comment>
  <w:comment w:id="4" w:author="许欢" w:date="2026-05-18T13:35:17Z" w:initials="">
    <w:p w14:paraId="55086ECC">
      <w:pPr>
        <w:pStyle w:val="10"/>
        <w:rPr>
          <w:rFonts w:hint="default" w:eastAsia="宋体"/>
          <w:lang w:val="en-US" w:eastAsia="zh-CN"/>
        </w:rPr>
      </w:pPr>
      <w:r>
        <w:rPr>
          <w:rFonts w:hint="eastAsia"/>
          <w:lang w:val="en-US" w:eastAsia="zh-CN"/>
        </w:rPr>
        <w:t>图中，业务逻辑部分显示不全，图格式，图标问题同上</w:t>
      </w:r>
    </w:p>
  </w:comment>
  <w:comment w:id="5" w:author="许欢" w:date="2026-05-18T13:43:18Z" w:initials="">
    <w:p w14:paraId="68066619">
      <w:pPr>
        <w:pStyle w:val="10"/>
        <w:rPr>
          <w:rFonts w:hint="default" w:eastAsia="宋体"/>
          <w:lang w:val="en-US" w:eastAsia="zh-CN"/>
        </w:rPr>
      </w:pPr>
      <w:r>
        <w:rPr>
          <w:rFonts w:hint="eastAsia"/>
          <w:lang w:val="en-US" w:eastAsia="zh-CN"/>
        </w:rPr>
        <w:t>增强模块应有具体的模型结构或者方法流程图</w:t>
      </w:r>
    </w:p>
  </w:comment>
  <w:comment w:id="6" w:author="许欢" w:date="2026-05-18T13:41:34Z" w:initials="">
    <w:p w14:paraId="5AF10190">
      <w:pPr>
        <w:pStyle w:val="10"/>
        <w:rPr>
          <w:rFonts w:hint="default" w:eastAsia="宋体"/>
          <w:lang w:val="en-US" w:eastAsia="zh-CN"/>
        </w:rPr>
      </w:pPr>
      <w:r>
        <w:rPr>
          <w:rFonts w:hint="eastAsia"/>
          <w:lang w:val="en-US" w:eastAsia="zh-CN"/>
        </w:rPr>
        <w:t>此算法应有模型结构图</w:t>
      </w:r>
    </w:p>
  </w:comment>
  <w:comment w:id="7" w:author="许欢" w:date="2026-05-18T13:38:21Z" w:initials="">
    <w:p w14:paraId="4BAF10FF">
      <w:pPr>
        <w:pStyle w:val="10"/>
        <w:rPr>
          <w:rFonts w:hint="eastAsia"/>
          <w:lang w:val="en-US" w:eastAsia="zh-CN"/>
        </w:rPr>
      </w:pPr>
      <w:r>
        <w:rPr>
          <w:rFonts w:hint="eastAsia"/>
          <w:lang w:val="en-US" w:eastAsia="zh-CN"/>
        </w:rPr>
        <w:t>需有公式编号，“#3.3.3”就是源论文里的编号，你就直接抄来了？看看毕设资料包里《撰写规范》怎么要求的。</w:t>
      </w:r>
    </w:p>
    <w:p w14:paraId="2F0A5AC4">
      <w:pPr>
        <w:pStyle w:val="10"/>
        <w:rPr>
          <w:rFonts w:hint="default"/>
          <w:lang w:val="en-US" w:eastAsia="zh-CN"/>
        </w:rPr>
      </w:pPr>
      <w:r>
        <w:rPr>
          <w:rFonts w:hint="eastAsia"/>
          <w:lang w:val="en-US" w:eastAsia="zh-CN"/>
        </w:rPr>
        <w:t>下面公式问题相同</w:t>
      </w:r>
    </w:p>
  </w:comment>
  <w:comment w:id="8" w:author="许欢" w:date="2026-05-18T13:45:04Z" w:initials="">
    <w:p w14:paraId="661730D4">
      <w:pPr>
        <w:pStyle w:val="10"/>
        <w:rPr>
          <w:rFonts w:hint="default" w:eastAsia="宋体"/>
          <w:lang w:val="en-US" w:eastAsia="zh-CN"/>
        </w:rPr>
      </w:pPr>
      <w:r>
        <w:rPr>
          <w:rFonts w:hint="eastAsia"/>
          <w:lang w:val="en-US" w:eastAsia="zh-CN"/>
        </w:rPr>
        <w:t>整个系统应该有一个完整的系统流程图或数据流图</w:t>
      </w:r>
    </w:p>
  </w:comment>
  <w:comment w:id="9" w:author="许欢" w:date="2026-05-18T13:45:59Z" w:initials="">
    <w:p w14:paraId="6F81331F">
      <w:pPr>
        <w:pStyle w:val="10"/>
        <w:rPr>
          <w:rFonts w:hint="default" w:eastAsia="宋体"/>
          <w:lang w:val="en-US" w:eastAsia="zh-CN"/>
        </w:rPr>
      </w:pPr>
      <w:r>
        <w:rPr>
          <w:rFonts w:hint="eastAsia"/>
          <w:lang w:val="en-US" w:eastAsia="zh-CN"/>
        </w:rPr>
        <w:t>此E-R图不对。此部分需有整个系统的完整E-R图。</w:t>
      </w:r>
    </w:p>
  </w:comment>
  <w:comment w:id="10" w:author="许欢" w:date="2026-05-18T13:47:44Z" w:initials="">
    <w:p w14:paraId="1C81521A">
      <w:pPr>
        <w:pStyle w:val="10"/>
        <w:rPr>
          <w:rFonts w:hint="default" w:eastAsia="宋体"/>
          <w:lang w:val="en-US" w:eastAsia="zh-CN"/>
        </w:rPr>
      </w:pPr>
      <w:r>
        <w:rPr>
          <w:rFonts w:hint="eastAsia"/>
          <w:lang w:val="en-US" w:eastAsia="zh-CN"/>
        </w:rPr>
        <w:t>此数据流图也不对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1B14B56" w15:done="0"/>
  <w15:commentEx w15:paraId="7EBC0B89" w15:done="0"/>
  <w15:commentEx w15:paraId="43466B61" w15:done="0"/>
  <w15:commentEx w15:paraId="5D2A7C2D" w15:done="0"/>
  <w15:commentEx w15:paraId="55086ECC" w15:done="0"/>
  <w15:commentEx w15:paraId="68066619" w15:done="0"/>
  <w15:commentEx w15:paraId="5AF10190" w15:done="0"/>
  <w15:commentEx w15:paraId="2F0A5AC4" w15:done="0"/>
  <w15:commentEx w15:paraId="661730D4" w15:done="0"/>
  <w15:commentEx w15:paraId="6F81331F" w15:done="0"/>
  <w15:commentEx w15:paraId="1C81521A"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Cambria Math">
    <w:panose1 w:val="02040503050406030204"/>
    <w:charset w:val="00"/>
    <w:family w:val="auto"/>
    <w:pitch w:val="default"/>
    <w:sig w:usb0="E00006FF" w:usb1="420024FF" w:usb2="02000000" w:usb3="00000000" w:csb0="2000019F" w:csb1="00000000"/>
  </w:font>
  <w:font w:name="MS Mincho">
    <w:altName w:val="FFont-Family"/>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F99DE3">
    <w:pPr>
      <w:pStyle w:val="14"/>
      <w:ind w:firstLine="360"/>
      <w:jc w:val="center"/>
      <w:rPr>
        <w:rFonts w:hint="eastAsia"/>
      </w:rPr>
    </w:pPr>
  </w:p>
  <w:p w14:paraId="0CB98CBA">
    <w:pPr>
      <w:pStyle w:val="14"/>
      <w:ind w:firstLine="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49568677"/>
    </w:sdtPr>
    <w:sdtContent>
      <w:p w14:paraId="7A976B08">
        <w:pPr>
          <w:pStyle w:val="14"/>
          <w:ind w:firstLine="360"/>
          <w:jc w:val="center"/>
          <w:rPr>
            <w:rFonts w:hint="eastAsia"/>
          </w:rPr>
        </w:pPr>
        <w:r>
          <w:fldChar w:fldCharType="begin"/>
        </w:r>
        <w:r>
          <w:instrText xml:space="preserve">PAGE   \* MERGEFORMAT</w:instrText>
        </w:r>
        <w:r>
          <w:fldChar w:fldCharType="separate"/>
        </w:r>
        <w:r>
          <w:rPr>
            <w:lang w:val="zh-CN"/>
          </w:rPr>
          <w:t>IV</w:t>
        </w:r>
        <w:r>
          <w:fldChar w:fldCharType="end"/>
        </w:r>
      </w:p>
    </w:sdtContent>
  </w:sdt>
  <w:p w14:paraId="24B9E690">
    <w:pPr>
      <w:pStyle w:val="14"/>
      <w:ind w:firstLine="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55281564"/>
    </w:sdtPr>
    <w:sdtContent>
      <w:p w14:paraId="1EEE8D47">
        <w:pPr>
          <w:pStyle w:val="14"/>
          <w:ind w:firstLine="360"/>
          <w:jc w:val="center"/>
          <w:rPr>
            <w:rFonts w:hint="eastAsia"/>
          </w:rPr>
        </w:pPr>
        <w:r>
          <w:fldChar w:fldCharType="begin"/>
        </w:r>
        <w:r>
          <w:instrText xml:space="preserve">PAGE   \* MERGEFORMAT</w:instrText>
        </w:r>
        <w:r>
          <w:fldChar w:fldCharType="separate"/>
        </w:r>
        <w:r>
          <w:rPr>
            <w:lang w:val="zh-CN"/>
          </w:rPr>
          <w:t>1</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E6B866">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297109">
    <w:pPr>
      <w:pStyle w:val="15"/>
      <w:ind w:firstLine="560"/>
      <w:rPr>
        <w:rFonts w:hint="eastAsia"/>
        <w:sz w:val="28"/>
        <w:szCs w:val="28"/>
      </w:rPr>
    </w:pPr>
    <w:r>
      <w:rPr>
        <w:rFonts w:hint="eastAsia"/>
        <w:sz w:val="28"/>
        <w:szCs w:val="28"/>
      </w:rPr>
      <w:t>安徽理工大学本科毕业设计说明书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3E05AE2"/>
    <w:multiLevelType w:val="multilevel"/>
    <w:tmpl w:val="63E05AE2"/>
    <w:lvl w:ilvl="0" w:tentative="0">
      <w:start w:val="1"/>
      <w:numFmt w:val="decimal"/>
      <w:lvlText w:val="[%1]"/>
      <w:lvlJc w:val="left"/>
      <w:pPr>
        <w:tabs>
          <w:tab w:val="left" w:pos="170"/>
        </w:tabs>
        <w:ind w:left="0" w:hanging="454"/>
      </w:pPr>
      <w:rPr>
        <w:rFonts w:hint="eastAsia"/>
        <w:b w:val="0"/>
      </w:rPr>
    </w:lvl>
    <w:lvl w:ilvl="1" w:tentative="0">
      <w:start w:val="1"/>
      <w:numFmt w:val="lowerLetter"/>
      <w:lvlText w:val="%2)"/>
      <w:lvlJc w:val="left"/>
      <w:pPr>
        <w:tabs>
          <w:tab w:val="left" w:pos="840"/>
        </w:tabs>
        <w:ind w:left="386" w:hanging="420"/>
      </w:pPr>
    </w:lvl>
    <w:lvl w:ilvl="2" w:tentative="0">
      <w:start w:val="1"/>
      <w:numFmt w:val="lowerRoman"/>
      <w:lvlText w:val="%3."/>
      <w:lvlJc w:val="right"/>
      <w:pPr>
        <w:tabs>
          <w:tab w:val="left" w:pos="1260"/>
        </w:tabs>
        <w:ind w:left="806" w:hanging="420"/>
      </w:pPr>
    </w:lvl>
    <w:lvl w:ilvl="3" w:tentative="0">
      <w:start w:val="1"/>
      <w:numFmt w:val="decimal"/>
      <w:lvlText w:val="%4."/>
      <w:lvlJc w:val="left"/>
      <w:pPr>
        <w:tabs>
          <w:tab w:val="left" w:pos="1680"/>
        </w:tabs>
        <w:ind w:left="1226" w:hanging="420"/>
      </w:pPr>
    </w:lvl>
    <w:lvl w:ilvl="4" w:tentative="0">
      <w:start w:val="1"/>
      <w:numFmt w:val="lowerLetter"/>
      <w:lvlText w:val="%5)"/>
      <w:lvlJc w:val="left"/>
      <w:pPr>
        <w:tabs>
          <w:tab w:val="left" w:pos="2100"/>
        </w:tabs>
        <w:ind w:left="1646" w:hanging="420"/>
      </w:pPr>
    </w:lvl>
    <w:lvl w:ilvl="5" w:tentative="0">
      <w:start w:val="1"/>
      <w:numFmt w:val="lowerRoman"/>
      <w:lvlText w:val="%6."/>
      <w:lvlJc w:val="right"/>
      <w:pPr>
        <w:tabs>
          <w:tab w:val="left" w:pos="2520"/>
        </w:tabs>
        <w:ind w:left="2066" w:hanging="420"/>
      </w:pPr>
    </w:lvl>
    <w:lvl w:ilvl="6" w:tentative="0">
      <w:start w:val="1"/>
      <w:numFmt w:val="decimal"/>
      <w:lvlText w:val="%7."/>
      <w:lvlJc w:val="left"/>
      <w:pPr>
        <w:tabs>
          <w:tab w:val="left" w:pos="2940"/>
        </w:tabs>
        <w:ind w:left="2486" w:hanging="420"/>
      </w:pPr>
    </w:lvl>
    <w:lvl w:ilvl="7" w:tentative="0">
      <w:start w:val="1"/>
      <w:numFmt w:val="lowerLetter"/>
      <w:lvlText w:val="%8)"/>
      <w:lvlJc w:val="left"/>
      <w:pPr>
        <w:tabs>
          <w:tab w:val="left" w:pos="3360"/>
        </w:tabs>
        <w:ind w:left="2906" w:hanging="420"/>
      </w:pPr>
    </w:lvl>
    <w:lvl w:ilvl="8" w:tentative="0">
      <w:start w:val="1"/>
      <w:numFmt w:val="lowerRoman"/>
      <w:lvlText w:val="%9."/>
      <w:lvlJc w:val="right"/>
      <w:pPr>
        <w:tabs>
          <w:tab w:val="left" w:pos="3780"/>
        </w:tabs>
        <w:ind w:left="3326" w:hanging="42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许欢">
    <w15:presenceInfo w15:providerId="WPS Office" w15:userId="53307401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c3OTQ5NTliNmYxYzFiOTNmODNmODY0M2Y3MTE0ODIifQ=="/>
    <w:docVar w:name="KSO_WPS_MARK_KEY" w:val="c37b414f-10a8-4d14-b07a-92eafea43f52"/>
  </w:docVars>
  <w:rsids>
    <w:rsidRoot w:val="00865CE1"/>
    <w:rsid w:val="000103FA"/>
    <w:rsid w:val="00021897"/>
    <w:rsid w:val="00027513"/>
    <w:rsid w:val="00027BCE"/>
    <w:rsid w:val="000332C3"/>
    <w:rsid w:val="000546C6"/>
    <w:rsid w:val="00054D70"/>
    <w:rsid w:val="000704B6"/>
    <w:rsid w:val="00077136"/>
    <w:rsid w:val="000772D0"/>
    <w:rsid w:val="00080BA5"/>
    <w:rsid w:val="0008510B"/>
    <w:rsid w:val="00090780"/>
    <w:rsid w:val="000A0232"/>
    <w:rsid w:val="000A5F52"/>
    <w:rsid w:val="000A601F"/>
    <w:rsid w:val="000B2419"/>
    <w:rsid w:val="000B3177"/>
    <w:rsid w:val="000C0C6A"/>
    <w:rsid w:val="000C311C"/>
    <w:rsid w:val="000C41A5"/>
    <w:rsid w:val="000C4465"/>
    <w:rsid w:val="000D54A0"/>
    <w:rsid w:val="000D699A"/>
    <w:rsid w:val="000E1D7F"/>
    <w:rsid w:val="000E31D0"/>
    <w:rsid w:val="000F3331"/>
    <w:rsid w:val="00115B2D"/>
    <w:rsid w:val="00116F5C"/>
    <w:rsid w:val="001405F9"/>
    <w:rsid w:val="00145FB5"/>
    <w:rsid w:val="00147BED"/>
    <w:rsid w:val="001601B8"/>
    <w:rsid w:val="001634C5"/>
    <w:rsid w:val="00174B08"/>
    <w:rsid w:val="00174BCE"/>
    <w:rsid w:val="001759C6"/>
    <w:rsid w:val="00177EBF"/>
    <w:rsid w:val="00181497"/>
    <w:rsid w:val="001839DB"/>
    <w:rsid w:val="00184C35"/>
    <w:rsid w:val="001865BF"/>
    <w:rsid w:val="001901ED"/>
    <w:rsid w:val="00192503"/>
    <w:rsid w:val="00195E82"/>
    <w:rsid w:val="001B5314"/>
    <w:rsid w:val="001B61C4"/>
    <w:rsid w:val="001C0B5D"/>
    <w:rsid w:val="001C55A5"/>
    <w:rsid w:val="001D7963"/>
    <w:rsid w:val="001E3172"/>
    <w:rsid w:val="001E56E4"/>
    <w:rsid w:val="001E644B"/>
    <w:rsid w:val="001E6A83"/>
    <w:rsid w:val="001F2854"/>
    <w:rsid w:val="00204D9B"/>
    <w:rsid w:val="002169E5"/>
    <w:rsid w:val="00224548"/>
    <w:rsid w:val="00241491"/>
    <w:rsid w:val="002648EA"/>
    <w:rsid w:val="0026527E"/>
    <w:rsid w:val="002672BD"/>
    <w:rsid w:val="00272A5A"/>
    <w:rsid w:val="00273C29"/>
    <w:rsid w:val="00281A8C"/>
    <w:rsid w:val="00281C22"/>
    <w:rsid w:val="0028504D"/>
    <w:rsid w:val="0029041D"/>
    <w:rsid w:val="00292888"/>
    <w:rsid w:val="002A1BDC"/>
    <w:rsid w:val="002A7880"/>
    <w:rsid w:val="002B3E9B"/>
    <w:rsid w:val="002B519C"/>
    <w:rsid w:val="002B5D8F"/>
    <w:rsid w:val="002B645A"/>
    <w:rsid w:val="002C0BE5"/>
    <w:rsid w:val="002C0EED"/>
    <w:rsid w:val="002D5D89"/>
    <w:rsid w:val="002E3910"/>
    <w:rsid w:val="002E651F"/>
    <w:rsid w:val="002F32F8"/>
    <w:rsid w:val="002F55D6"/>
    <w:rsid w:val="002F6988"/>
    <w:rsid w:val="00314AAC"/>
    <w:rsid w:val="00324EDD"/>
    <w:rsid w:val="0033095D"/>
    <w:rsid w:val="00354024"/>
    <w:rsid w:val="00357F59"/>
    <w:rsid w:val="00361173"/>
    <w:rsid w:val="00362462"/>
    <w:rsid w:val="003657FC"/>
    <w:rsid w:val="003732AD"/>
    <w:rsid w:val="003751F9"/>
    <w:rsid w:val="003848ED"/>
    <w:rsid w:val="003A10B0"/>
    <w:rsid w:val="003A1EDD"/>
    <w:rsid w:val="003A44D5"/>
    <w:rsid w:val="003B0AF5"/>
    <w:rsid w:val="003B27D1"/>
    <w:rsid w:val="003C2682"/>
    <w:rsid w:val="003D05CE"/>
    <w:rsid w:val="003D06BE"/>
    <w:rsid w:val="003D3779"/>
    <w:rsid w:val="003D4DF0"/>
    <w:rsid w:val="003E715A"/>
    <w:rsid w:val="003F151B"/>
    <w:rsid w:val="003F223E"/>
    <w:rsid w:val="003F552D"/>
    <w:rsid w:val="003F5A7B"/>
    <w:rsid w:val="00403E5D"/>
    <w:rsid w:val="00410030"/>
    <w:rsid w:val="00410410"/>
    <w:rsid w:val="00410916"/>
    <w:rsid w:val="00414291"/>
    <w:rsid w:val="0041628E"/>
    <w:rsid w:val="00423692"/>
    <w:rsid w:val="004267E4"/>
    <w:rsid w:val="00431942"/>
    <w:rsid w:val="004351E9"/>
    <w:rsid w:val="004360D0"/>
    <w:rsid w:val="004402D4"/>
    <w:rsid w:val="00446900"/>
    <w:rsid w:val="00452F39"/>
    <w:rsid w:val="00453C04"/>
    <w:rsid w:val="004554BF"/>
    <w:rsid w:val="00456902"/>
    <w:rsid w:val="00464409"/>
    <w:rsid w:val="00465A51"/>
    <w:rsid w:val="00472B6E"/>
    <w:rsid w:val="0048091E"/>
    <w:rsid w:val="00482E74"/>
    <w:rsid w:val="004A191F"/>
    <w:rsid w:val="004A358C"/>
    <w:rsid w:val="004B401C"/>
    <w:rsid w:val="004B4148"/>
    <w:rsid w:val="004B4D46"/>
    <w:rsid w:val="004B6AD9"/>
    <w:rsid w:val="004C279C"/>
    <w:rsid w:val="004E4AC1"/>
    <w:rsid w:val="004F0AA6"/>
    <w:rsid w:val="004F14E1"/>
    <w:rsid w:val="004F2DDD"/>
    <w:rsid w:val="004F3654"/>
    <w:rsid w:val="004F4C8A"/>
    <w:rsid w:val="004F675C"/>
    <w:rsid w:val="0050018C"/>
    <w:rsid w:val="0050314F"/>
    <w:rsid w:val="00507509"/>
    <w:rsid w:val="00510975"/>
    <w:rsid w:val="00521FEA"/>
    <w:rsid w:val="00535D8E"/>
    <w:rsid w:val="005415C8"/>
    <w:rsid w:val="0055423F"/>
    <w:rsid w:val="0056248E"/>
    <w:rsid w:val="005673BC"/>
    <w:rsid w:val="0057164E"/>
    <w:rsid w:val="00572604"/>
    <w:rsid w:val="00580B79"/>
    <w:rsid w:val="00587422"/>
    <w:rsid w:val="00587B19"/>
    <w:rsid w:val="00593E39"/>
    <w:rsid w:val="005A1B81"/>
    <w:rsid w:val="005A2A87"/>
    <w:rsid w:val="005B06EE"/>
    <w:rsid w:val="005B6C1A"/>
    <w:rsid w:val="005C01D0"/>
    <w:rsid w:val="005C08AB"/>
    <w:rsid w:val="005C12C0"/>
    <w:rsid w:val="005C7C44"/>
    <w:rsid w:val="005D2207"/>
    <w:rsid w:val="005D2CA5"/>
    <w:rsid w:val="005D480E"/>
    <w:rsid w:val="005E0ECD"/>
    <w:rsid w:val="006041A5"/>
    <w:rsid w:val="006044B6"/>
    <w:rsid w:val="00606557"/>
    <w:rsid w:val="00613FCA"/>
    <w:rsid w:val="00634255"/>
    <w:rsid w:val="006414B8"/>
    <w:rsid w:val="00650547"/>
    <w:rsid w:val="00650CEF"/>
    <w:rsid w:val="006555EA"/>
    <w:rsid w:val="006555F2"/>
    <w:rsid w:val="006756BD"/>
    <w:rsid w:val="0067683C"/>
    <w:rsid w:val="00697A01"/>
    <w:rsid w:val="006A3C65"/>
    <w:rsid w:val="006A4A28"/>
    <w:rsid w:val="006A67D4"/>
    <w:rsid w:val="006B039D"/>
    <w:rsid w:val="006B0EE8"/>
    <w:rsid w:val="006B47CD"/>
    <w:rsid w:val="006B6BBF"/>
    <w:rsid w:val="006C0A91"/>
    <w:rsid w:val="006D2B48"/>
    <w:rsid w:val="006D384B"/>
    <w:rsid w:val="006D7373"/>
    <w:rsid w:val="006E084E"/>
    <w:rsid w:val="006E605D"/>
    <w:rsid w:val="006F76FE"/>
    <w:rsid w:val="00706058"/>
    <w:rsid w:val="00716375"/>
    <w:rsid w:val="00721B61"/>
    <w:rsid w:val="00724B88"/>
    <w:rsid w:val="00725244"/>
    <w:rsid w:val="00725E1C"/>
    <w:rsid w:val="00736633"/>
    <w:rsid w:val="007432BF"/>
    <w:rsid w:val="00750568"/>
    <w:rsid w:val="007639E5"/>
    <w:rsid w:val="00781360"/>
    <w:rsid w:val="00782A75"/>
    <w:rsid w:val="00794F66"/>
    <w:rsid w:val="007977F0"/>
    <w:rsid w:val="007A0F8E"/>
    <w:rsid w:val="007A2B03"/>
    <w:rsid w:val="007A6D81"/>
    <w:rsid w:val="007A7E1F"/>
    <w:rsid w:val="007B5664"/>
    <w:rsid w:val="007C2A88"/>
    <w:rsid w:val="007C7910"/>
    <w:rsid w:val="007D3854"/>
    <w:rsid w:val="007E24C9"/>
    <w:rsid w:val="007E3208"/>
    <w:rsid w:val="007F1091"/>
    <w:rsid w:val="007F26E8"/>
    <w:rsid w:val="00802C3B"/>
    <w:rsid w:val="00805D1C"/>
    <w:rsid w:val="00806FE8"/>
    <w:rsid w:val="00807BD1"/>
    <w:rsid w:val="00840253"/>
    <w:rsid w:val="00842015"/>
    <w:rsid w:val="008451DA"/>
    <w:rsid w:val="00865CE1"/>
    <w:rsid w:val="00866F0C"/>
    <w:rsid w:val="0087750B"/>
    <w:rsid w:val="00886D64"/>
    <w:rsid w:val="0089302A"/>
    <w:rsid w:val="00897A8F"/>
    <w:rsid w:val="008A5935"/>
    <w:rsid w:val="008B208F"/>
    <w:rsid w:val="008C03DE"/>
    <w:rsid w:val="008C328C"/>
    <w:rsid w:val="008D0136"/>
    <w:rsid w:val="008D546E"/>
    <w:rsid w:val="008E5188"/>
    <w:rsid w:val="008E5A63"/>
    <w:rsid w:val="008E7FA4"/>
    <w:rsid w:val="0091285E"/>
    <w:rsid w:val="00916C59"/>
    <w:rsid w:val="00920903"/>
    <w:rsid w:val="0093118E"/>
    <w:rsid w:val="00942B2E"/>
    <w:rsid w:val="00944405"/>
    <w:rsid w:val="00950305"/>
    <w:rsid w:val="00952543"/>
    <w:rsid w:val="00954A66"/>
    <w:rsid w:val="009551AD"/>
    <w:rsid w:val="009577B0"/>
    <w:rsid w:val="00962A82"/>
    <w:rsid w:val="00973633"/>
    <w:rsid w:val="00973DBF"/>
    <w:rsid w:val="00974657"/>
    <w:rsid w:val="00975005"/>
    <w:rsid w:val="00975374"/>
    <w:rsid w:val="009766B3"/>
    <w:rsid w:val="0099098D"/>
    <w:rsid w:val="009B2E6C"/>
    <w:rsid w:val="009B37FF"/>
    <w:rsid w:val="009B49B0"/>
    <w:rsid w:val="009D154D"/>
    <w:rsid w:val="009D783B"/>
    <w:rsid w:val="009E1892"/>
    <w:rsid w:val="009F2084"/>
    <w:rsid w:val="009F3060"/>
    <w:rsid w:val="009F35F7"/>
    <w:rsid w:val="009F7733"/>
    <w:rsid w:val="00A16331"/>
    <w:rsid w:val="00A24360"/>
    <w:rsid w:val="00A30919"/>
    <w:rsid w:val="00A32EB4"/>
    <w:rsid w:val="00A33367"/>
    <w:rsid w:val="00A344EA"/>
    <w:rsid w:val="00A34D91"/>
    <w:rsid w:val="00A36C7D"/>
    <w:rsid w:val="00A3752F"/>
    <w:rsid w:val="00A41C64"/>
    <w:rsid w:val="00A476DD"/>
    <w:rsid w:val="00A541C3"/>
    <w:rsid w:val="00A6298B"/>
    <w:rsid w:val="00A66739"/>
    <w:rsid w:val="00A66E51"/>
    <w:rsid w:val="00A6738B"/>
    <w:rsid w:val="00A81013"/>
    <w:rsid w:val="00A94F25"/>
    <w:rsid w:val="00AA6FB7"/>
    <w:rsid w:val="00AB5580"/>
    <w:rsid w:val="00AB5E82"/>
    <w:rsid w:val="00AB6B1A"/>
    <w:rsid w:val="00AC5960"/>
    <w:rsid w:val="00AC7403"/>
    <w:rsid w:val="00AD349C"/>
    <w:rsid w:val="00AD3806"/>
    <w:rsid w:val="00AD4E6C"/>
    <w:rsid w:val="00AE1A7A"/>
    <w:rsid w:val="00B061EA"/>
    <w:rsid w:val="00B0692D"/>
    <w:rsid w:val="00B10DAA"/>
    <w:rsid w:val="00B13EE0"/>
    <w:rsid w:val="00B446D5"/>
    <w:rsid w:val="00B73D89"/>
    <w:rsid w:val="00B75228"/>
    <w:rsid w:val="00BB58E6"/>
    <w:rsid w:val="00BB6102"/>
    <w:rsid w:val="00BC2304"/>
    <w:rsid w:val="00BC6444"/>
    <w:rsid w:val="00BD3B39"/>
    <w:rsid w:val="00BD6C7B"/>
    <w:rsid w:val="00BE0BC4"/>
    <w:rsid w:val="00BF19AC"/>
    <w:rsid w:val="00BF1B6B"/>
    <w:rsid w:val="00BF7563"/>
    <w:rsid w:val="00C04EF2"/>
    <w:rsid w:val="00C12E9D"/>
    <w:rsid w:val="00C14158"/>
    <w:rsid w:val="00C153CD"/>
    <w:rsid w:val="00C22FEB"/>
    <w:rsid w:val="00C23C66"/>
    <w:rsid w:val="00C255A8"/>
    <w:rsid w:val="00C3694E"/>
    <w:rsid w:val="00C36B37"/>
    <w:rsid w:val="00C404AB"/>
    <w:rsid w:val="00C44BC6"/>
    <w:rsid w:val="00C46368"/>
    <w:rsid w:val="00C50E95"/>
    <w:rsid w:val="00C61FBC"/>
    <w:rsid w:val="00C6242C"/>
    <w:rsid w:val="00C653FA"/>
    <w:rsid w:val="00C773C7"/>
    <w:rsid w:val="00C80533"/>
    <w:rsid w:val="00C84C11"/>
    <w:rsid w:val="00C90388"/>
    <w:rsid w:val="00C93E14"/>
    <w:rsid w:val="00CA320E"/>
    <w:rsid w:val="00CB7126"/>
    <w:rsid w:val="00CC0764"/>
    <w:rsid w:val="00CC3AC4"/>
    <w:rsid w:val="00CC3B18"/>
    <w:rsid w:val="00CC40FA"/>
    <w:rsid w:val="00CE1B71"/>
    <w:rsid w:val="00CE1EF5"/>
    <w:rsid w:val="00CE7911"/>
    <w:rsid w:val="00CF0E27"/>
    <w:rsid w:val="00CF3443"/>
    <w:rsid w:val="00D017E6"/>
    <w:rsid w:val="00D04BF3"/>
    <w:rsid w:val="00D06FA2"/>
    <w:rsid w:val="00D1017A"/>
    <w:rsid w:val="00D131C3"/>
    <w:rsid w:val="00D132E0"/>
    <w:rsid w:val="00D1611D"/>
    <w:rsid w:val="00D2468E"/>
    <w:rsid w:val="00D32E20"/>
    <w:rsid w:val="00D3417C"/>
    <w:rsid w:val="00D408A4"/>
    <w:rsid w:val="00D433DB"/>
    <w:rsid w:val="00D47608"/>
    <w:rsid w:val="00D5178A"/>
    <w:rsid w:val="00D5527A"/>
    <w:rsid w:val="00D57E6F"/>
    <w:rsid w:val="00D657F1"/>
    <w:rsid w:val="00D67A37"/>
    <w:rsid w:val="00D701FD"/>
    <w:rsid w:val="00D729AE"/>
    <w:rsid w:val="00D74FF4"/>
    <w:rsid w:val="00D75B25"/>
    <w:rsid w:val="00D80C9A"/>
    <w:rsid w:val="00D819AC"/>
    <w:rsid w:val="00D82B63"/>
    <w:rsid w:val="00D83736"/>
    <w:rsid w:val="00D9156E"/>
    <w:rsid w:val="00D968A6"/>
    <w:rsid w:val="00DA0592"/>
    <w:rsid w:val="00DA3B92"/>
    <w:rsid w:val="00DB37A7"/>
    <w:rsid w:val="00DC0BD1"/>
    <w:rsid w:val="00DC3342"/>
    <w:rsid w:val="00DE0177"/>
    <w:rsid w:val="00DE5944"/>
    <w:rsid w:val="00DE731F"/>
    <w:rsid w:val="00DE74B8"/>
    <w:rsid w:val="00DF3323"/>
    <w:rsid w:val="00DF3A63"/>
    <w:rsid w:val="00DF621F"/>
    <w:rsid w:val="00E11529"/>
    <w:rsid w:val="00E12AA3"/>
    <w:rsid w:val="00E205D9"/>
    <w:rsid w:val="00E27B59"/>
    <w:rsid w:val="00E3498D"/>
    <w:rsid w:val="00E36121"/>
    <w:rsid w:val="00E375AB"/>
    <w:rsid w:val="00E40664"/>
    <w:rsid w:val="00E40D73"/>
    <w:rsid w:val="00E50499"/>
    <w:rsid w:val="00E560B3"/>
    <w:rsid w:val="00E57F4E"/>
    <w:rsid w:val="00E75AFF"/>
    <w:rsid w:val="00E809FF"/>
    <w:rsid w:val="00E81926"/>
    <w:rsid w:val="00E81CD3"/>
    <w:rsid w:val="00E85B0B"/>
    <w:rsid w:val="00E918FF"/>
    <w:rsid w:val="00E9396B"/>
    <w:rsid w:val="00E958A8"/>
    <w:rsid w:val="00EA0FF7"/>
    <w:rsid w:val="00EA490F"/>
    <w:rsid w:val="00EA5873"/>
    <w:rsid w:val="00EB31BB"/>
    <w:rsid w:val="00EB4371"/>
    <w:rsid w:val="00EC7DAA"/>
    <w:rsid w:val="00ED0C54"/>
    <w:rsid w:val="00EE2D91"/>
    <w:rsid w:val="00EF19E1"/>
    <w:rsid w:val="00EF4D24"/>
    <w:rsid w:val="00F03299"/>
    <w:rsid w:val="00F10627"/>
    <w:rsid w:val="00F14BD8"/>
    <w:rsid w:val="00F158C4"/>
    <w:rsid w:val="00F17B68"/>
    <w:rsid w:val="00F2424E"/>
    <w:rsid w:val="00F3467E"/>
    <w:rsid w:val="00F41676"/>
    <w:rsid w:val="00F43633"/>
    <w:rsid w:val="00F54E30"/>
    <w:rsid w:val="00F556F2"/>
    <w:rsid w:val="00F63FC6"/>
    <w:rsid w:val="00F65BC2"/>
    <w:rsid w:val="00F6758C"/>
    <w:rsid w:val="00F67E70"/>
    <w:rsid w:val="00F71A68"/>
    <w:rsid w:val="00F72527"/>
    <w:rsid w:val="00F73465"/>
    <w:rsid w:val="00F73D80"/>
    <w:rsid w:val="00F85AAD"/>
    <w:rsid w:val="00F87ED3"/>
    <w:rsid w:val="00F92E8F"/>
    <w:rsid w:val="00F97647"/>
    <w:rsid w:val="00F97D41"/>
    <w:rsid w:val="00FA1255"/>
    <w:rsid w:val="00FB0CAD"/>
    <w:rsid w:val="00FC3AA8"/>
    <w:rsid w:val="00FC64E3"/>
    <w:rsid w:val="00FC767D"/>
    <w:rsid w:val="00FD3314"/>
    <w:rsid w:val="00FD4729"/>
    <w:rsid w:val="00FD4B28"/>
    <w:rsid w:val="00FE2A9B"/>
    <w:rsid w:val="00FE7A50"/>
    <w:rsid w:val="00FF33B2"/>
    <w:rsid w:val="00FF3FAC"/>
    <w:rsid w:val="014B08FF"/>
    <w:rsid w:val="02422901"/>
    <w:rsid w:val="028D2689"/>
    <w:rsid w:val="038F1F14"/>
    <w:rsid w:val="054B49A7"/>
    <w:rsid w:val="056F3691"/>
    <w:rsid w:val="05D76C9A"/>
    <w:rsid w:val="06B70C88"/>
    <w:rsid w:val="07942673"/>
    <w:rsid w:val="07966D78"/>
    <w:rsid w:val="086C306C"/>
    <w:rsid w:val="0B8054C5"/>
    <w:rsid w:val="0CAD1A07"/>
    <w:rsid w:val="0CB105E2"/>
    <w:rsid w:val="0D1924F8"/>
    <w:rsid w:val="0EF80318"/>
    <w:rsid w:val="0F8012ED"/>
    <w:rsid w:val="0FD5070E"/>
    <w:rsid w:val="0FEC42F3"/>
    <w:rsid w:val="13AD4427"/>
    <w:rsid w:val="140671BC"/>
    <w:rsid w:val="15C727F2"/>
    <w:rsid w:val="15FD796B"/>
    <w:rsid w:val="17FB19EA"/>
    <w:rsid w:val="18AF6410"/>
    <w:rsid w:val="1B233257"/>
    <w:rsid w:val="1CB0195E"/>
    <w:rsid w:val="1CE108BD"/>
    <w:rsid w:val="1DCA4B2C"/>
    <w:rsid w:val="1E4E1176"/>
    <w:rsid w:val="1EC67583"/>
    <w:rsid w:val="20986C38"/>
    <w:rsid w:val="214E2E2A"/>
    <w:rsid w:val="21A55944"/>
    <w:rsid w:val="21DE218F"/>
    <w:rsid w:val="23547772"/>
    <w:rsid w:val="24BD3D11"/>
    <w:rsid w:val="24D3769A"/>
    <w:rsid w:val="24F5449A"/>
    <w:rsid w:val="257430BA"/>
    <w:rsid w:val="25CE2CE5"/>
    <w:rsid w:val="26C16619"/>
    <w:rsid w:val="27672090"/>
    <w:rsid w:val="27703526"/>
    <w:rsid w:val="295008E8"/>
    <w:rsid w:val="296A068E"/>
    <w:rsid w:val="2D7440A8"/>
    <w:rsid w:val="2D877945"/>
    <w:rsid w:val="2E4B1F47"/>
    <w:rsid w:val="2EFD1290"/>
    <w:rsid w:val="30427E5B"/>
    <w:rsid w:val="305F4EC9"/>
    <w:rsid w:val="32133543"/>
    <w:rsid w:val="32673DC0"/>
    <w:rsid w:val="329A3570"/>
    <w:rsid w:val="32BF42E1"/>
    <w:rsid w:val="32D677E9"/>
    <w:rsid w:val="33363694"/>
    <w:rsid w:val="3391041D"/>
    <w:rsid w:val="347A2A66"/>
    <w:rsid w:val="354C36F1"/>
    <w:rsid w:val="35AD7104"/>
    <w:rsid w:val="35EE2BA4"/>
    <w:rsid w:val="35F26A0B"/>
    <w:rsid w:val="36B86529"/>
    <w:rsid w:val="36EB057B"/>
    <w:rsid w:val="37337890"/>
    <w:rsid w:val="37590EF1"/>
    <w:rsid w:val="378E2D18"/>
    <w:rsid w:val="37BD2C26"/>
    <w:rsid w:val="3941741A"/>
    <w:rsid w:val="397B1A37"/>
    <w:rsid w:val="3B954E32"/>
    <w:rsid w:val="3CB41FEC"/>
    <w:rsid w:val="3DB847CC"/>
    <w:rsid w:val="3DD8361D"/>
    <w:rsid w:val="3F516B05"/>
    <w:rsid w:val="3FA27F1B"/>
    <w:rsid w:val="40750F19"/>
    <w:rsid w:val="4123418A"/>
    <w:rsid w:val="41E40104"/>
    <w:rsid w:val="43A41B06"/>
    <w:rsid w:val="441E64BA"/>
    <w:rsid w:val="44571209"/>
    <w:rsid w:val="446C3046"/>
    <w:rsid w:val="4867501F"/>
    <w:rsid w:val="49E3381F"/>
    <w:rsid w:val="4A2B70AB"/>
    <w:rsid w:val="4D0C4460"/>
    <w:rsid w:val="4D1241D3"/>
    <w:rsid w:val="4D265B20"/>
    <w:rsid w:val="4E720D8E"/>
    <w:rsid w:val="4EB71B47"/>
    <w:rsid w:val="4ECE64D5"/>
    <w:rsid w:val="4F772BE5"/>
    <w:rsid w:val="51AE7DE7"/>
    <w:rsid w:val="54D21C1F"/>
    <w:rsid w:val="54FD5136"/>
    <w:rsid w:val="579114CB"/>
    <w:rsid w:val="57C51F9D"/>
    <w:rsid w:val="58607961"/>
    <w:rsid w:val="58647EF8"/>
    <w:rsid w:val="5991669A"/>
    <w:rsid w:val="5994128E"/>
    <w:rsid w:val="5A273C21"/>
    <w:rsid w:val="5AFF6760"/>
    <w:rsid w:val="5C77482C"/>
    <w:rsid w:val="5CB5203F"/>
    <w:rsid w:val="5DF90AFB"/>
    <w:rsid w:val="5E152FC6"/>
    <w:rsid w:val="5F574A47"/>
    <w:rsid w:val="5FC8537C"/>
    <w:rsid w:val="614E79C4"/>
    <w:rsid w:val="620B6CB1"/>
    <w:rsid w:val="625F64ED"/>
    <w:rsid w:val="631E189E"/>
    <w:rsid w:val="63304B00"/>
    <w:rsid w:val="640D6A68"/>
    <w:rsid w:val="6821262B"/>
    <w:rsid w:val="69865133"/>
    <w:rsid w:val="69A31AC6"/>
    <w:rsid w:val="69F1420B"/>
    <w:rsid w:val="6A6859D7"/>
    <w:rsid w:val="6B225DD0"/>
    <w:rsid w:val="6BFE17A0"/>
    <w:rsid w:val="6DBC2D7B"/>
    <w:rsid w:val="6FAC20B9"/>
    <w:rsid w:val="74705C0E"/>
    <w:rsid w:val="753D3EF4"/>
    <w:rsid w:val="76D8463F"/>
    <w:rsid w:val="794E407D"/>
    <w:rsid w:val="796055BB"/>
    <w:rsid w:val="79933CD3"/>
    <w:rsid w:val="79E10D06"/>
    <w:rsid w:val="7A9924A3"/>
    <w:rsid w:val="7D135677"/>
    <w:rsid w:val="7FA3147A"/>
    <w:rsid w:val="7FAD16BD"/>
    <w:rsid w:val="7FF21E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name="toc 2"/>
    <w:lsdException w:qFormat="1"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iPriority="99"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420" w:firstLineChars="200"/>
      <w:jc w:val="both"/>
    </w:pPr>
    <w:rPr>
      <w:rFonts w:ascii="宋体" w:hAnsi="宋体" w:eastAsia="宋体" w:cs="Times New Roman"/>
      <w:color w:val="000000"/>
      <w:kern w:val="2"/>
      <w:sz w:val="24"/>
      <w:szCs w:val="21"/>
      <w:lang w:val="en-US" w:eastAsia="zh-CN" w:bidi="ar-SA"/>
    </w:rPr>
  </w:style>
  <w:style w:type="paragraph" w:styleId="2">
    <w:name w:val="heading 1"/>
    <w:basedOn w:val="1"/>
    <w:next w:val="1"/>
    <w:qFormat/>
    <w:uiPriority w:val="0"/>
    <w:pPr>
      <w:keepNext/>
      <w:keepLines/>
      <w:pageBreakBefore/>
      <w:snapToGrid w:val="0"/>
      <w:spacing w:before="100" w:beforeLines="100" w:after="100" w:afterLines="100"/>
      <w:ind w:firstLine="0" w:firstLineChars="0"/>
      <w:outlineLvl w:val="0"/>
    </w:pPr>
    <w:rPr>
      <w:rFonts w:eastAsia="黑体"/>
      <w:color w:val="333333"/>
      <w:kern w:val="44"/>
      <w:sz w:val="30"/>
      <w:szCs w:val="48"/>
    </w:rPr>
  </w:style>
  <w:style w:type="paragraph" w:styleId="3">
    <w:name w:val="heading 2"/>
    <w:basedOn w:val="1"/>
    <w:next w:val="1"/>
    <w:qFormat/>
    <w:uiPriority w:val="0"/>
    <w:pPr>
      <w:keepNext/>
      <w:keepLines/>
      <w:spacing w:before="50" w:beforeLines="50" w:after="50" w:afterLines="50"/>
      <w:ind w:firstLine="0" w:firstLineChars="0"/>
      <w:outlineLvl w:val="1"/>
    </w:pPr>
    <w:rPr>
      <w:rFonts w:ascii="黑体" w:hAnsi="黑体" w:eastAsia="黑体"/>
      <w:color w:val="333333"/>
      <w:szCs w:val="36"/>
    </w:rPr>
  </w:style>
  <w:style w:type="paragraph" w:styleId="4">
    <w:name w:val="heading 3"/>
    <w:basedOn w:val="1"/>
    <w:next w:val="1"/>
    <w:link w:val="33"/>
    <w:qFormat/>
    <w:uiPriority w:val="0"/>
    <w:pPr>
      <w:keepNext/>
      <w:keepLines/>
      <w:spacing w:before="50" w:beforeLines="50" w:after="50" w:afterLines="50"/>
      <w:ind w:firstLine="0" w:firstLineChars="0"/>
      <w:outlineLvl w:val="2"/>
    </w:pPr>
    <w:rPr>
      <w:rFonts w:ascii="黑体" w:hAnsi="黑体" w:eastAsia="黑体"/>
      <w:color w:val="333333"/>
      <w:szCs w:val="28"/>
    </w:rPr>
  </w:style>
  <w:style w:type="paragraph" w:styleId="5">
    <w:name w:val="heading 4"/>
    <w:basedOn w:val="1"/>
    <w:next w:val="1"/>
    <w:qFormat/>
    <w:uiPriority w:val="0"/>
    <w:pPr>
      <w:keepNext/>
      <w:keepLines/>
      <w:spacing w:before="280" w:after="290" w:line="376" w:lineRule="auto"/>
      <w:outlineLvl w:val="3"/>
    </w:pPr>
    <w:rPr>
      <w:color w:val="333333"/>
      <w:szCs w:val="24"/>
    </w:rPr>
  </w:style>
  <w:style w:type="paragraph" w:styleId="6">
    <w:name w:val="heading 5"/>
    <w:basedOn w:val="1"/>
    <w:next w:val="1"/>
    <w:qFormat/>
    <w:uiPriority w:val="0"/>
    <w:pPr>
      <w:keepNext/>
      <w:keepLines/>
      <w:spacing w:before="280" w:after="290" w:line="376" w:lineRule="auto"/>
      <w:outlineLvl w:val="4"/>
    </w:pPr>
    <w:rPr>
      <w:color w:val="333333"/>
      <w:sz w:val="20"/>
      <w:szCs w:val="20"/>
    </w:rPr>
  </w:style>
  <w:style w:type="paragraph" w:styleId="7">
    <w:name w:val="heading 6"/>
    <w:basedOn w:val="1"/>
    <w:next w:val="1"/>
    <w:qFormat/>
    <w:uiPriority w:val="0"/>
    <w:pPr>
      <w:keepNext/>
      <w:keepLines/>
      <w:spacing w:before="240" w:after="64" w:line="320" w:lineRule="auto"/>
      <w:outlineLvl w:val="5"/>
    </w:pPr>
    <w:rPr>
      <w:color w:val="333333"/>
      <w:sz w:val="16"/>
      <w:szCs w:val="16"/>
    </w:rPr>
  </w:style>
  <w:style w:type="character" w:default="1" w:styleId="24">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8">
    <w:name w:val="caption"/>
    <w:basedOn w:val="1"/>
    <w:next w:val="1"/>
    <w:semiHidden/>
    <w:unhideWhenUsed/>
    <w:qFormat/>
    <w:uiPriority w:val="0"/>
    <w:rPr>
      <w:rFonts w:ascii="Arial" w:hAnsi="Arial" w:eastAsia="黑体"/>
      <w:sz w:val="20"/>
    </w:rPr>
  </w:style>
  <w:style w:type="paragraph" w:styleId="9">
    <w:name w:val="Document Map"/>
    <w:basedOn w:val="1"/>
    <w:semiHidden/>
    <w:qFormat/>
    <w:uiPriority w:val="0"/>
    <w:pPr>
      <w:shd w:val="clear" w:color="auto" w:fill="000080"/>
    </w:pPr>
  </w:style>
  <w:style w:type="paragraph" w:styleId="10">
    <w:name w:val="annotation text"/>
    <w:basedOn w:val="1"/>
    <w:link w:val="32"/>
    <w:semiHidden/>
    <w:qFormat/>
    <w:uiPriority w:val="0"/>
    <w:pPr>
      <w:jc w:val="left"/>
    </w:pPr>
  </w:style>
  <w:style w:type="paragraph" w:styleId="11">
    <w:name w:val="Body Text Indent"/>
    <w:basedOn w:val="1"/>
    <w:qFormat/>
    <w:uiPriority w:val="0"/>
    <w:pPr>
      <w:autoSpaceDE w:val="0"/>
      <w:autoSpaceDN w:val="0"/>
      <w:adjustRightInd w:val="0"/>
      <w:ind w:left="359" w:leftChars="171" w:firstLine="210" w:firstLineChars="100"/>
      <w:jc w:val="left"/>
    </w:pPr>
    <w:rPr>
      <w:kern w:val="0"/>
    </w:rPr>
  </w:style>
  <w:style w:type="paragraph" w:styleId="12">
    <w:name w:val="toc 3"/>
    <w:basedOn w:val="1"/>
    <w:next w:val="1"/>
    <w:semiHidden/>
    <w:qFormat/>
    <w:uiPriority w:val="0"/>
    <w:pPr>
      <w:ind w:left="840" w:leftChars="400"/>
    </w:pPr>
  </w:style>
  <w:style w:type="paragraph" w:styleId="13">
    <w:name w:val="Balloon Text"/>
    <w:basedOn w:val="1"/>
    <w:semiHidden/>
    <w:qFormat/>
    <w:uiPriority w:val="0"/>
    <w:rPr>
      <w:sz w:val="18"/>
      <w:szCs w:val="18"/>
    </w:rPr>
  </w:style>
  <w:style w:type="paragraph" w:styleId="14">
    <w:name w:val="footer"/>
    <w:basedOn w:val="1"/>
    <w:link w:val="31"/>
    <w:qFormat/>
    <w:uiPriority w:val="99"/>
    <w:pPr>
      <w:tabs>
        <w:tab w:val="center" w:pos="4153"/>
        <w:tab w:val="right" w:pos="8306"/>
      </w:tabs>
      <w:snapToGrid w:val="0"/>
      <w:jc w:val="left"/>
    </w:pPr>
    <w:rPr>
      <w:sz w:val="18"/>
      <w:szCs w:val="18"/>
    </w:rPr>
  </w:style>
  <w:style w:type="paragraph" w:styleId="1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6">
    <w:name w:val="toc 1"/>
    <w:basedOn w:val="1"/>
    <w:next w:val="1"/>
    <w:qFormat/>
    <w:uiPriority w:val="0"/>
    <w:pPr>
      <w:tabs>
        <w:tab w:val="right" w:leader="dot" w:pos="9000"/>
      </w:tabs>
      <w:ind w:firstLine="0" w:firstLineChars="0"/>
      <w:jc w:val="center"/>
    </w:pPr>
    <w:rPr>
      <w:rFonts w:ascii="黑体" w:hAnsi="黑体" w:eastAsia="黑体"/>
      <w:kern w:val="0"/>
      <w:sz w:val="32"/>
      <w:szCs w:val="24"/>
    </w:rPr>
  </w:style>
  <w:style w:type="paragraph" w:styleId="17">
    <w:name w:val="toc 2"/>
    <w:basedOn w:val="1"/>
    <w:next w:val="1"/>
    <w:semiHidden/>
    <w:qFormat/>
    <w:uiPriority w:val="0"/>
    <w:pPr>
      <w:ind w:left="420" w:leftChars="200"/>
    </w:pPr>
  </w:style>
  <w:style w:type="paragraph" w:styleId="1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kern w:val="0"/>
      <w:szCs w:val="24"/>
    </w:rPr>
  </w:style>
  <w:style w:type="paragraph" w:styleId="19">
    <w:name w:val="Normal (Web)"/>
    <w:basedOn w:val="1"/>
    <w:qFormat/>
    <w:uiPriority w:val="0"/>
  </w:style>
  <w:style w:type="paragraph" w:styleId="20">
    <w:name w:val="annotation subject"/>
    <w:basedOn w:val="10"/>
    <w:next w:val="10"/>
    <w:semiHidden/>
    <w:qFormat/>
    <w:uiPriority w:val="0"/>
    <w:rPr>
      <w:b/>
      <w:bCs/>
    </w:rPr>
  </w:style>
  <w:style w:type="table" w:styleId="22">
    <w:name w:val="Table Grid"/>
    <w:basedOn w:val="21"/>
    <w:unhideWhenUsed/>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3">
    <w:name w:val="Table Theme"/>
    <w:basedOn w:val="21"/>
    <w:qFormat/>
    <w:uiPriority w:val="0"/>
    <w:pPr>
      <w:widowControl w:val="0"/>
      <w:jc w:val="both"/>
    </w:pPr>
    <w:tblPr>
      <w:tblBorders>
        <w:top w:val="single" w:color="CC9933" w:sz="4" w:space="0"/>
        <w:left w:val="single" w:color="CC9933" w:sz="4" w:space="0"/>
        <w:bottom w:val="single" w:color="CC9933" w:sz="4" w:space="0"/>
        <w:right w:val="single" w:color="CC9933" w:sz="4" w:space="0"/>
        <w:insideH w:val="single" w:color="CC9933" w:sz="4" w:space="0"/>
        <w:insideV w:val="single" w:color="CC9933" w:sz="4" w:space="0"/>
      </w:tblBorders>
    </w:tblPr>
  </w:style>
  <w:style w:type="character" w:styleId="25">
    <w:name w:val="page number"/>
    <w:basedOn w:val="24"/>
    <w:qFormat/>
    <w:uiPriority w:val="0"/>
  </w:style>
  <w:style w:type="character" w:styleId="26">
    <w:name w:val="FollowedHyperlink"/>
    <w:qFormat/>
    <w:uiPriority w:val="0"/>
    <w:rPr>
      <w:color w:val="999966"/>
      <w:u w:val="single"/>
    </w:rPr>
  </w:style>
  <w:style w:type="character" w:styleId="27">
    <w:name w:val="Hyperlink"/>
    <w:qFormat/>
    <w:uiPriority w:val="0"/>
    <w:rPr>
      <w:color w:val="CC9933"/>
      <w:u w:val="single"/>
    </w:rPr>
  </w:style>
  <w:style w:type="character" w:styleId="28">
    <w:name w:val="HTML Code"/>
    <w:basedOn w:val="24"/>
    <w:qFormat/>
    <w:uiPriority w:val="0"/>
    <w:rPr>
      <w:rFonts w:ascii="Courier New" w:hAnsi="Courier New"/>
      <w:sz w:val="20"/>
    </w:rPr>
  </w:style>
  <w:style w:type="character" w:styleId="29">
    <w:name w:val="annotation reference"/>
    <w:semiHidden/>
    <w:qFormat/>
    <w:uiPriority w:val="0"/>
    <w:rPr>
      <w:sz w:val="21"/>
      <w:szCs w:val="21"/>
    </w:rPr>
  </w:style>
  <w:style w:type="character" w:customStyle="1" w:styleId="30">
    <w:name w:val="style301"/>
    <w:qFormat/>
    <w:uiPriority w:val="0"/>
    <w:rPr>
      <w:b/>
      <w:bCs/>
      <w:color w:val="FF3300"/>
    </w:rPr>
  </w:style>
  <w:style w:type="character" w:customStyle="1" w:styleId="31">
    <w:name w:val="页脚 字符"/>
    <w:basedOn w:val="24"/>
    <w:link w:val="14"/>
    <w:qFormat/>
    <w:uiPriority w:val="99"/>
    <w:rPr>
      <w:rFonts w:ascii="宋体" w:hAnsi="宋体"/>
      <w:color w:val="000000"/>
      <w:kern w:val="2"/>
      <w:sz w:val="18"/>
      <w:szCs w:val="18"/>
    </w:rPr>
  </w:style>
  <w:style w:type="character" w:customStyle="1" w:styleId="32">
    <w:name w:val="批注文字 字符"/>
    <w:link w:val="10"/>
    <w:semiHidden/>
    <w:qFormat/>
    <w:uiPriority w:val="0"/>
    <w:rPr>
      <w:rFonts w:ascii="宋体" w:hAnsi="宋体"/>
      <w:color w:val="000000"/>
      <w:kern w:val="2"/>
      <w:sz w:val="21"/>
      <w:szCs w:val="21"/>
    </w:rPr>
  </w:style>
  <w:style w:type="character" w:customStyle="1" w:styleId="33">
    <w:name w:val="标题 3 字符"/>
    <w:link w:val="4"/>
    <w:qFormat/>
    <w:uiPriority w:val="0"/>
    <w:rPr>
      <w:rFonts w:ascii="黑体" w:hAnsi="黑体" w:eastAsia="黑体"/>
      <w:color w:val="333333"/>
      <w:kern w:val="2"/>
      <w:sz w:val="24"/>
      <w:szCs w:val="28"/>
    </w:rPr>
  </w:style>
  <w:style w:type="paragraph" w:customStyle="1" w:styleId="34">
    <w:name w:val="摘要"/>
    <w:basedOn w:val="1"/>
    <w:next w:val="1"/>
    <w:link w:val="38"/>
    <w:qFormat/>
    <w:uiPriority w:val="0"/>
    <w:pPr>
      <w:spacing w:line="360" w:lineRule="auto"/>
      <w:ind w:firstLine="0" w:firstLineChars="0"/>
      <w:jc w:val="center"/>
    </w:pPr>
    <w:rPr>
      <w:rFonts w:ascii="Times New Roman" w:hAnsi="Times New Roman" w:eastAsia="黑体"/>
      <w:sz w:val="32"/>
      <w:szCs w:val="24"/>
    </w:rPr>
  </w:style>
  <w:style w:type="paragraph" w:customStyle="1" w:styleId="35">
    <w:name w:val="WPSOffice手动目录 1"/>
    <w:qFormat/>
    <w:uiPriority w:val="0"/>
    <w:rPr>
      <w:rFonts w:ascii="Times New Roman" w:hAnsi="Times New Roman" w:eastAsia="宋体" w:cs="Times New Roman"/>
      <w:lang w:val="en-US" w:eastAsia="zh-CN" w:bidi="ar-SA"/>
    </w:rPr>
  </w:style>
  <w:style w:type="paragraph" w:customStyle="1" w:styleId="36">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7">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38">
    <w:name w:val="摘要 Char"/>
    <w:link w:val="34"/>
    <w:qFormat/>
    <w:uiPriority w:val="0"/>
    <w:rPr>
      <w:rFonts w:ascii="Times New Roman" w:hAnsi="Times New Roman" w:eastAsia="黑体"/>
      <w:sz w:val="32"/>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2" Type="http://schemas.microsoft.com/office/2011/relationships/people" Target="people.xml"/><Relationship Id="rId51" Type="http://schemas.openxmlformats.org/officeDocument/2006/relationships/fontTable" Target="fontTable.xml"/><Relationship Id="rId50" Type="http://schemas.openxmlformats.org/officeDocument/2006/relationships/customXml" Target="../customXml/item1.xml"/><Relationship Id="rId5" Type="http://schemas.openxmlformats.org/officeDocument/2006/relationships/footnotes" Target="footnotes.xml"/><Relationship Id="rId49" Type="http://schemas.openxmlformats.org/officeDocument/2006/relationships/numbering" Target="numbering.xml"/><Relationship Id="rId48" Type="http://schemas.openxmlformats.org/officeDocument/2006/relationships/image" Target="media/image36.png"/><Relationship Id="rId47" Type="http://schemas.openxmlformats.org/officeDocument/2006/relationships/image" Target="media/image35.png"/><Relationship Id="rId46" Type="http://schemas.openxmlformats.org/officeDocument/2006/relationships/image" Target="media/image34.png"/><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microsoft.com/office/2011/relationships/commentsExtended" Target="commentsExtended.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comments" Target="comments.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0272B0-B66D-4E7B-9FE6-2C0D3563141E}">
  <ds:schemaRefs/>
</ds:datastoreItem>
</file>

<file path=docProps/app.xml><?xml version="1.0" encoding="utf-8"?>
<Properties xmlns="http://schemas.openxmlformats.org/officeDocument/2006/extended-properties" xmlns:vt="http://schemas.openxmlformats.org/officeDocument/2006/docPropsVTypes">
  <Template>Normal.dotm</Template>
  <Company>Lenovo (Beijing) Limited</Company>
  <Pages>69</Pages>
  <Words>10912</Words>
  <Characters>14742</Characters>
  <Lines>1284</Lines>
  <Paragraphs>718</Paragraphs>
  <TotalTime>22</TotalTime>
  <ScaleCrop>false</ScaleCrop>
  <LinksUpToDate>false</LinksUpToDate>
  <CharactersWithSpaces>15494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2025-05-13T07:51:00Z</dcterms:created>
  <dc:creator>Lenovo User</dc:creator>
  <cp:lastModifiedBy>确幸</cp:lastModifiedBy>
  <dcterms:modified xsi:type="dcterms:W3CDTF">2026-05-19T13:14:29Z</dcterms:modified>
  <dc:title>第一章绪论</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Edge 011</vt:lpwstr>
  </property>
  <property fmtid="{D5CDD505-2E9C-101B-9397-08002B2CF9AE}" pid="3" name="KSOProductBuildVer">
    <vt:lpwstr>2052-12.1.0.25865</vt:lpwstr>
  </property>
  <property fmtid="{D5CDD505-2E9C-101B-9397-08002B2CF9AE}" pid="4" name="ICV">
    <vt:lpwstr>1ABB4318406944D597BD30E874BDB0E9_13</vt:lpwstr>
  </property>
  <property fmtid="{D5CDD505-2E9C-101B-9397-08002B2CF9AE}" pid="5" name="KSOTemplateDocerSaveRecord">
    <vt:lpwstr>eyJoZGlkIjoiMDdhNzYwODZhOWRjMGIxYjE1ODYxN2E0MDRkYTRmMmYiLCJ1c2VySWQiOiIxMzk1OTcxNDExIn0=</vt:lpwstr>
  </property>
</Properties>
</file>